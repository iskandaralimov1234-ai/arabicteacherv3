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E7C9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УРОК 6 - Книга Медина (Madinah Arabic Reader)</w:t>
      </w:r>
    </w:p>
    <w:p w14:paraId="3CE008E0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  <w:rtl/>
        </w:rPr>
        <w:t>الضَّمَائِرُ المُتَّصِلَةُ</w:t>
      </w:r>
      <w:r w:rsidRPr="00815354">
        <w:rPr>
          <w:b/>
          <w:bCs/>
        </w:rPr>
        <w:t xml:space="preserve"> - Притяжательные местоимения (присоединённые)</w:t>
      </w:r>
    </w:p>
    <w:p w14:paraId="79C140C7" w14:textId="77777777" w:rsidR="00815354" w:rsidRPr="00815354" w:rsidRDefault="00815354" w:rsidP="00815354">
      <w:r w:rsidRPr="00815354">
        <w:pict w14:anchorId="6BC1E9A2">
          <v:rect id="_x0000_i1277" style="width:0;height:1.5pt" o:hralign="center" o:hrstd="t" o:hr="t" fillcolor="#a0a0a0" stroked="f"/>
        </w:pict>
      </w:r>
    </w:p>
    <w:p w14:paraId="05DF1678" w14:textId="77777777" w:rsidR="00815354" w:rsidRPr="00815354" w:rsidRDefault="00815354" w:rsidP="00815354">
      <w:pPr>
        <w:rPr>
          <w:b/>
          <w:bCs/>
          <w:lang w:val="ru-RU"/>
        </w:rPr>
      </w:pPr>
      <w:r w:rsidRPr="00815354">
        <w:rPr>
          <w:rFonts w:ascii="Segoe UI Emoji" w:hAnsi="Segoe UI Emoji" w:cs="Segoe UI Emoji"/>
          <w:b/>
          <w:bCs/>
        </w:rPr>
        <w:t>🎯</w:t>
      </w:r>
      <w:r w:rsidRPr="00815354">
        <w:rPr>
          <w:b/>
          <w:bCs/>
          <w:lang w:val="ru-RU"/>
        </w:rPr>
        <w:t xml:space="preserve"> Что мы изучим в этом уроке:</w:t>
      </w:r>
    </w:p>
    <w:p w14:paraId="5A6DBCF4" w14:textId="77777777" w:rsidR="00815354" w:rsidRPr="00815354" w:rsidRDefault="00815354" w:rsidP="00815354">
      <w:pPr>
        <w:numPr>
          <w:ilvl w:val="0"/>
          <w:numId w:val="1"/>
        </w:numPr>
        <w:rPr>
          <w:lang w:val="ru-RU"/>
        </w:rPr>
      </w:pPr>
      <w:r w:rsidRPr="00815354">
        <w:rPr>
          <w:lang w:val="ru-RU"/>
        </w:rPr>
        <w:t>Притяжательные местоимения (мой, твой, его, её и т.д.)</w:t>
      </w:r>
    </w:p>
    <w:p w14:paraId="3EF6C1CB" w14:textId="77777777" w:rsidR="00815354" w:rsidRPr="00815354" w:rsidRDefault="00815354" w:rsidP="00815354">
      <w:pPr>
        <w:numPr>
          <w:ilvl w:val="0"/>
          <w:numId w:val="1"/>
        </w:numPr>
      </w:pPr>
      <w:r w:rsidRPr="00815354">
        <w:t>Присоединённые местоимения (</w:t>
      </w:r>
      <w:r w:rsidRPr="00815354">
        <w:rPr>
          <w:rtl/>
        </w:rPr>
        <w:t>الضَّمَائِرُ المُتَّصِلَةُ</w:t>
      </w:r>
      <w:r w:rsidRPr="00815354">
        <w:t>)</w:t>
      </w:r>
    </w:p>
    <w:p w14:paraId="1B756AD4" w14:textId="77777777" w:rsidR="00815354" w:rsidRPr="00815354" w:rsidRDefault="00815354" w:rsidP="00815354">
      <w:pPr>
        <w:numPr>
          <w:ilvl w:val="0"/>
          <w:numId w:val="1"/>
        </w:numPr>
        <w:rPr>
          <w:lang w:val="ru-RU"/>
        </w:rPr>
      </w:pPr>
      <w:r w:rsidRPr="00815354">
        <w:rPr>
          <w:lang w:val="ru-RU"/>
        </w:rPr>
        <w:t>Как добавлять притяжательные окончания к словам</w:t>
      </w:r>
    </w:p>
    <w:p w14:paraId="029017F1" w14:textId="77777777" w:rsidR="00815354" w:rsidRPr="00815354" w:rsidRDefault="00815354" w:rsidP="00815354">
      <w:pPr>
        <w:numPr>
          <w:ilvl w:val="0"/>
          <w:numId w:val="1"/>
        </w:numPr>
      </w:pPr>
      <w:r w:rsidRPr="00815354">
        <w:t xml:space="preserve">Вопросительные слова: </w:t>
      </w:r>
      <w:r w:rsidRPr="00815354">
        <w:rPr>
          <w:rtl/>
        </w:rPr>
        <w:t>لِمَنْ</w:t>
      </w:r>
      <w:r w:rsidRPr="00815354">
        <w:t xml:space="preserve"> (чей? чья?)</w:t>
      </w:r>
    </w:p>
    <w:p w14:paraId="6CF3329E" w14:textId="77777777" w:rsidR="00815354" w:rsidRPr="00815354" w:rsidRDefault="00815354" w:rsidP="00815354">
      <w:pPr>
        <w:numPr>
          <w:ilvl w:val="0"/>
          <w:numId w:val="1"/>
        </w:numPr>
      </w:pPr>
      <w:r w:rsidRPr="00815354">
        <w:t>Построение предложений о принадлежности</w:t>
      </w:r>
    </w:p>
    <w:p w14:paraId="48E9CED6" w14:textId="77777777" w:rsidR="00815354" w:rsidRPr="00815354" w:rsidRDefault="00815354" w:rsidP="00815354">
      <w:r w:rsidRPr="00815354">
        <w:pict w14:anchorId="092CD761">
          <v:rect id="_x0000_i1278" style="width:0;height:1.5pt" o:hralign="center" o:hrstd="t" o:hr="t" fillcolor="#a0a0a0" stroked="f"/>
        </w:pict>
      </w:r>
    </w:p>
    <w:p w14:paraId="4CB0C6D3" w14:textId="77777777" w:rsidR="00815354" w:rsidRPr="00815354" w:rsidRDefault="00815354" w:rsidP="00815354">
      <w:pPr>
        <w:rPr>
          <w:b/>
          <w:bCs/>
          <w:lang w:val="ru-RU"/>
        </w:rPr>
      </w:pPr>
      <w:r w:rsidRPr="00815354">
        <w:rPr>
          <w:rFonts w:ascii="Segoe UI Emoji" w:hAnsi="Segoe UI Emoji" w:cs="Segoe UI Emoji"/>
          <w:b/>
          <w:bCs/>
        </w:rPr>
        <w:t>📝</w:t>
      </w:r>
      <w:r w:rsidRPr="00815354">
        <w:rPr>
          <w:b/>
          <w:bCs/>
          <w:lang w:val="ru-RU"/>
        </w:rPr>
        <w:t xml:space="preserve"> ЧАСТЬ 1: Повторение (Уроки 4-5)</w:t>
      </w:r>
    </w:p>
    <w:p w14:paraId="34C879C0" w14:textId="77777777" w:rsidR="00815354" w:rsidRPr="00815354" w:rsidRDefault="00815354" w:rsidP="00815354">
      <w:pPr>
        <w:rPr>
          <w:b/>
          <w:bCs/>
          <w:lang w:val="ru-RU"/>
        </w:rPr>
      </w:pPr>
      <w:r w:rsidRPr="00815354">
        <w:rPr>
          <w:b/>
          <w:bCs/>
          <w:lang w:val="ru-RU"/>
        </w:rPr>
        <w:t>Личные местоимения (отдельные):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655"/>
      </w:tblGrid>
      <w:tr w:rsidR="00815354" w:rsidRPr="00815354" w14:paraId="1FA03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38036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5D8A59B4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Множественное число</w:t>
            </w:r>
          </w:p>
        </w:tc>
      </w:tr>
      <w:tr w:rsidR="00815354" w:rsidRPr="00815354" w14:paraId="5DF65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E365" w14:textId="77777777" w:rsidR="00815354" w:rsidRPr="00815354" w:rsidRDefault="00815354" w:rsidP="00815354">
            <w:r w:rsidRPr="00815354">
              <w:rPr>
                <w:rtl/>
              </w:rPr>
              <w:t>أَنَا</w:t>
            </w:r>
            <w:r w:rsidRPr="00815354">
              <w:t xml:space="preserve"> (я)</w:t>
            </w:r>
          </w:p>
        </w:tc>
        <w:tc>
          <w:tcPr>
            <w:tcW w:w="0" w:type="auto"/>
            <w:vAlign w:val="center"/>
            <w:hideMark/>
          </w:tcPr>
          <w:p w14:paraId="3C748A9C" w14:textId="77777777" w:rsidR="00815354" w:rsidRPr="00815354" w:rsidRDefault="00815354" w:rsidP="00815354">
            <w:r w:rsidRPr="00815354">
              <w:rPr>
                <w:rtl/>
              </w:rPr>
              <w:t>نَحْنُ</w:t>
            </w:r>
            <w:r w:rsidRPr="00815354">
              <w:t xml:space="preserve"> (мы)</w:t>
            </w:r>
          </w:p>
        </w:tc>
      </w:tr>
      <w:tr w:rsidR="00815354" w:rsidRPr="00815354" w14:paraId="44657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10FB" w14:textId="77777777" w:rsidR="00815354" w:rsidRPr="00815354" w:rsidRDefault="00815354" w:rsidP="00815354">
            <w:r w:rsidRPr="00815354">
              <w:rPr>
                <w:rtl/>
              </w:rPr>
              <w:t>أَنْتَ</w:t>
            </w:r>
            <w:r w:rsidRPr="00815354">
              <w:t xml:space="preserve"> (ты - м.р.)</w:t>
            </w:r>
          </w:p>
        </w:tc>
        <w:tc>
          <w:tcPr>
            <w:tcW w:w="0" w:type="auto"/>
            <w:vAlign w:val="center"/>
            <w:hideMark/>
          </w:tcPr>
          <w:p w14:paraId="0F9E3BB6" w14:textId="77777777" w:rsidR="00815354" w:rsidRPr="00815354" w:rsidRDefault="00815354" w:rsidP="00815354">
            <w:r w:rsidRPr="00815354">
              <w:rPr>
                <w:rtl/>
              </w:rPr>
              <w:t>أَنْتُمْ</w:t>
            </w:r>
            <w:r w:rsidRPr="00815354">
              <w:t xml:space="preserve"> (вы - м.р.)</w:t>
            </w:r>
          </w:p>
        </w:tc>
      </w:tr>
      <w:tr w:rsidR="00815354" w:rsidRPr="00815354" w14:paraId="1A00A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4919" w14:textId="77777777" w:rsidR="00815354" w:rsidRPr="00815354" w:rsidRDefault="00815354" w:rsidP="00815354">
            <w:r w:rsidRPr="00815354">
              <w:rPr>
                <w:rtl/>
              </w:rPr>
              <w:t>أَنْتِ</w:t>
            </w:r>
            <w:r w:rsidRPr="00815354">
              <w:t xml:space="preserve"> (ты - ж.р.)</w:t>
            </w:r>
          </w:p>
        </w:tc>
        <w:tc>
          <w:tcPr>
            <w:tcW w:w="0" w:type="auto"/>
            <w:vAlign w:val="center"/>
            <w:hideMark/>
          </w:tcPr>
          <w:p w14:paraId="2BB0001A" w14:textId="77777777" w:rsidR="00815354" w:rsidRPr="00815354" w:rsidRDefault="00815354" w:rsidP="00815354">
            <w:r w:rsidRPr="00815354">
              <w:rPr>
                <w:rtl/>
              </w:rPr>
              <w:t>أَنْتُنَّ</w:t>
            </w:r>
            <w:r w:rsidRPr="00815354">
              <w:t xml:space="preserve"> (вы - ж.р.)</w:t>
            </w:r>
          </w:p>
        </w:tc>
      </w:tr>
      <w:tr w:rsidR="00815354" w:rsidRPr="00815354" w14:paraId="2C97D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A6B0" w14:textId="77777777" w:rsidR="00815354" w:rsidRPr="00815354" w:rsidRDefault="00815354" w:rsidP="00815354">
            <w:r w:rsidRPr="00815354">
              <w:rPr>
                <w:rtl/>
              </w:rPr>
              <w:t>هُوَ</w:t>
            </w:r>
            <w:r w:rsidRPr="00815354">
              <w:t xml:space="preserve"> (он)</w:t>
            </w:r>
          </w:p>
        </w:tc>
        <w:tc>
          <w:tcPr>
            <w:tcW w:w="0" w:type="auto"/>
            <w:vAlign w:val="center"/>
            <w:hideMark/>
          </w:tcPr>
          <w:p w14:paraId="60DD8082" w14:textId="77777777" w:rsidR="00815354" w:rsidRPr="00815354" w:rsidRDefault="00815354" w:rsidP="00815354">
            <w:r w:rsidRPr="00815354">
              <w:rPr>
                <w:rtl/>
              </w:rPr>
              <w:t>هُمْ</w:t>
            </w:r>
            <w:r w:rsidRPr="00815354">
              <w:t xml:space="preserve"> (они - м.р.)</w:t>
            </w:r>
          </w:p>
        </w:tc>
      </w:tr>
      <w:tr w:rsidR="00815354" w:rsidRPr="00815354" w14:paraId="583F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F3B9" w14:textId="77777777" w:rsidR="00815354" w:rsidRPr="00815354" w:rsidRDefault="00815354" w:rsidP="00815354">
            <w:r w:rsidRPr="00815354">
              <w:rPr>
                <w:rtl/>
              </w:rPr>
              <w:t>هِيَ</w:t>
            </w:r>
            <w:r w:rsidRPr="00815354">
              <w:t xml:space="preserve"> (она)</w:t>
            </w:r>
          </w:p>
        </w:tc>
        <w:tc>
          <w:tcPr>
            <w:tcW w:w="0" w:type="auto"/>
            <w:vAlign w:val="center"/>
            <w:hideMark/>
          </w:tcPr>
          <w:p w14:paraId="49AEF6D1" w14:textId="77777777" w:rsidR="00815354" w:rsidRPr="00815354" w:rsidRDefault="00815354" w:rsidP="00815354">
            <w:r w:rsidRPr="00815354">
              <w:rPr>
                <w:rtl/>
              </w:rPr>
              <w:t>هُنَّ</w:t>
            </w:r>
            <w:r w:rsidRPr="00815354">
              <w:t xml:space="preserve"> (они - ж.р.)</w:t>
            </w:r>
          </w:p>
        </w:tc>
      </w:tr>
    </w:tbl>
    <w:p w14:paraId="1BAB7250" w14:textId="77777777" w:rsidR="00815354" w:rsidRPr="00815354" w:rsidRDefault="00815354" w:rsidP="00815354">
      <w:r w:rsidRPr="00815354">
        <w:pict w14:anchorId="184F4A88">
          <v:rect id="_x0000_i1279" style="width:0;height:1.5pt" o:hralign="center" o:hrstd="t" o:hr="t" fillcolor="#a0a0a0" stroked="f"/>
        </w:pict>
      </w:r>
    </w:p>
    <w:p w14:paraId="1B4D2BB3" w14:textId="77777777" w:rsidR="00815354" w:rsidRPr="00815354" w:rsidRDefault="00815354" w:rsidP="00815354">
      <w:pPr>
        <w:rPr>
          <w:b/>
          <w:bCs/>
          <w:lang w:val="ru-RU"/>
        </w:rPr>
      </w:pPr>
      <w:r w:rsidRPr="00815354">
        <w:rPr>
          <w:rFonts w:ascii="Segoe UI Emoji" w:hAnsi="Segoe UI Emoji" w:cs="Segoe UI Emoji"/>
          <w:b/>
          <w:bCs/>
        </w:rPr>
        <w:t>🔗</w:t>
      </w:r>
      <w:r w:rsidRPr="00815354">
        <w:rPr>
          <w:b/>
          <w:bCs/>
          <w:lang w:val="ru-RU"/>
        </w:rPr>
        <w:t xml:space="preserve"> ЧАСТЬ 2: Что такое притяжательные местоимения?</w:t>
      </w:r>
    </w:p>
    <w:p w14:paraId="7A923430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В русском языке:</w:t>
      </w:r>
    </w:p>
    <w:p w14:paraId="55E8FE30" w14:textId="77777777" w:rsidR="00815354" w:rsidRPr="00815354" w:rsidRDefault="00815354" w:rsidP="00815354">
      <w:pPr>
        <w:numPr>
          <w:ilvl w:val="0"/>
          <w:numId w:val="2"/>
        </w:numPr>
      </w:pPr>
      <w:r w:rsidRPr="00815354">
        <w:rPr>
          <w:b/>
          <w:bCs/>
        </w:rPr>
        <w:t>мой</w:t>
      </w:r>
      <w:r w:rsidRPr="00815354">
        <w:t xml:space="preserve"> дом</w:t>
      </w:r>
    </w:p>
    <w:p w14:paraId="666C4EE0" w14:textId="77777777" w:rsidR="00815354" w:rsidRPr="00815354" w:rsidRDefault="00815354" w:rsidP="00815354">
      <w:pPr>
        <w:numPr>
          <w:ilvl w:val="0"/>
          <w:numId w:val="2"/>
        </w:numPr>
      </w:pPr>
      <w:r w:rsidRPr="00815354">
        <w:rPr>
          <w:b/>
          <w:bCs/>
        </w:rPr>
        <w:t>твоя</w:t>
      </w:r>
      <w:r w:rsidRPr="00815354">
        <w:t xml:space="preserve"> книга</w:t>
      </w:r>
    </w:p>
    <w:p w14:paraId="641AE69A" w14:textId="77777777" w:rsidR="00815354" w:rsidRPr="00815354" w:rsidRDefault="00815354" w:rsidP="00815354">
      <w:pPr>
        <w:numPr>
          <w:ilvl w:val="0"/>
          <w:numId w:val="2"/>
        </w:numPr>
      </w:pPr>
      <w:r w:rsidRPr="00815354">
        <w:rPr>
          <w:b/>
          <w:bCs/>
        </w:rPr>
        <w:t>его</w:t>
      </w:r>
      <w:r w:rsidRPr="00815354">
        <w:t xml:space="preserve"> ручка</w:t>
      </w:r>
    </w:p>
    <w:p w14:paraId="770D8C1E" w14:textId="77777777" w:rsidR="00815354" w:rsidRPr="00815354" w:rsidRDefault="00815354" w:rsidP="00815354">
      <w:pPr>
        <w:numPr>
          <w:ilvl w:val="0"/>
          <w:numId w:val="2"/>
        </w:numPr>
      </w:pPr>
      <w:r w:rsidRPr="00815354">
        <w:rPr>
          <w:b/>
          <w:bCs/>
        </w:rPr>
        <w:t>её</w:t>
      </w:r>
      <w:r w:rsidRPr="00815354">
        <w:t xml:space="preserve"> сумка</w:t>
      </w:r>
    </w:p>
    <w:p w14:paraId="5DC5437F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lastRenderedPageBreak/>
        <w:t>В арабском языке:</w:t>
      </w:r>
    </w:p>
    <w:p w14:paraId="73BB4EDA" w14:textId="77777777" w:rsidR="00815354" w:rsidRPr="00815354" w:rsidRDefault="00815354" w:rsidP="00815354">
      <w:pPr>
        <w:rPr>
          <w:lang w:val="ru-RU"/>
        </w:rPr>
      </w:pPr>
      <w:r w:rsidRPr="00815354">
        <w:rPr>
          <w:lang w:val="ru-RU"/>
        </w:rPr>
        <w:t xml:space="preserve">Притяжательные местоимения </w:t>
      </w:r>
      <w:r w:rsidRPr="00815354">
        <w:rPr>
          <w:b/>
          <w:bCs/>
          <w:lang w:val="ru-RU"/>
        </w:rPr>
        <w:t>присоединяются</w:t>
      </w:r>
      <w:r w:rsidRPr="00815354">
        <w:rPr>
          <w:lang w:val="ru-RU"/>
        </w:rPr>
        <w:t xml:space="preserve"> к концу слова как </w:t>
      </w:r>
      <w:r w:rsidRPr="00815354">
        <w:rPr>
          <w:b/>
          <w:bCs/>
          <w:lang w:val="ru-RU"/>
        </w:rPr>
        <w:t>суффиксы</w:t>
      </w:r>
      <w:r w:rsidRPr="00815354">
        <w:rPr>
          <w:lang w:val="ru-RU"/>
        </w:rPr>
        <w:t xml:space="preserve"> (окончания)!</w:t>
      </w:r>
    </w:p>
    <w:p w14:paraId="73CCFABA" w14:textId="77777777" w:rsidR="00815354" w:rsidRPr="00815354" w:rsidRDefault="00815354" w:rsidP="00815354">
      <w:r w:rsidRPr="00815354">
        <w:rPr>
          <w:b/>
          <w:bCs/>
        </w:rPr>
        <w:t>Примеры:</w:t>
      </w:r>
    </w:p>
    <w:p w14:paraId="19BBA364" w14:textId="77777777" w:rsidR="00815354" w:rsidRPr="00815354" w:rsidRDefault="00815354" w:rsidP="00815354">
      <w:pPr>
        <w:numPr>
          <w:ilvl w:val="0"/>
          <w:numId w:val="3"/>
        </w:numPr>
      </w:pPr>
      <w:r w:rsidRPr="00815354">
        <w:rPr>
          <w:rtl/>
        </w:rPr>
        <w:t>كِتَابٌ</w:t>
      </w:r>
      <w:r w:rsidRPr="00815354">
        <w:t xml:space="preserve"> (книга) → </w:t>
      </w:r>
      <w:r w:rsidRPr="00815354">
        <w:rPr>
          <w:rtl/>
        </w:rPr>
        <w:t>كِتَابِي</w:t>
      </w:r>
      <w:r w:rsidRPr="00815354">
        <w:t xml:space="preserve"> (моя книга)</w:t>
      </w:r>
    </w:p>
    <w:p w14:paraId="4E77E382" w14:textId="77777777" w:rsidR="00815354" w:rsidRPr="00815354" w:rsidRDefault="00815354" w:rsidP="00815354">
      <w:pPr>
        <w:numPr>
          <w:ilvl w:val="0"/>
          <w:numId w:val="3"/>
        </w:numPr>
      </w:pPr>
      <w:r w:rsidRPr="00815354">
        <w:rPr>
          <w:rtl/>
        </w:rPr>
        <w:t>قَلَمٌ</w:t>
      </w:r>
      <w:r w:rsidRPr="00815354">
        <w:t xml:space="preserve"> (ручка) → </w:t>
      </w:r>
      <w:r w:rsidRPr="00815354">
        <w:rPr>
          <w:rtl/>
        </w:rPr>
        <w:t>قَلَمُهُ</w:t>
      </w:r>
      <w:r w:rsidRPr="00815354">
        <w:t xml:space="preserve"> (его ручка)</w:t>
      </w:r>
    </w:p>
    <w:p w14:paraId="685FC432" w14:textId="77777777" w:rsidR="00815354" w:rsidRPr="00815354" w:rsidRDefault="00815354" w:rsidP="00815354">
      <w:pPr>
        <w:numPr>
          <w:ilvl w:val="0"/>
          <w:numId w:val="3"/>
        </w:numPr>
      </w:pPr>
      <w:r w:rsidRPr="00815354">
        <w:rPr>
          <w:rtl/>
        </w:rPr>
        <w:t>بَيْتٌ</w:t>
      </w:r>
      <w:r w:rsidRPr="00815354">
        <w:t xml:space="preserve"> (дом) → </w:t>
      </w:r>
      <w:r w:rsidRPr="00815354">
        <w:rPr>
          <w:rtl/>
        </w:rPr>
        <w:t>بَيْتُنَا</w:t>
      </w:r>
      <w:r w:rsidRPr="00815354">
        <w:t xml:space="preserve"> (наш дом)</w:t>
      </w:r>
    </w:p>
    <w:p w14:paraId="3CF6A76D" w14:textId="77777777" w:rsidR="00815354" w:rsidRPr="00815354" w:rsidRDefault="00815354" w:rsidP="00815354">
      <w:r w:rsidRPr="00815354">
        <w:pict w14:anchorId="34EAEFEA">
          <v:rect id="_x0000_i1280" style="width:0;height:1.5pt" o:hralign="center" o:hrstd="t" o:hr="t" fillcolor="#a0a0a0" stroked="f"/>
        </w:pict>
      </w:r>
    </w:p>
    <w:p w14:paraId="5D81E4B3" w14:textId="77777777" w:rsidR="00815354" w:rsidRPr="00815354" w:rsidRDefault="00815354" w:rsidP="00815354">
      <w:pPr>
        <w:rPr>
          <w:b/>
          <w:bCs/>
          <w:lang w:val="ru-RU"/>
        </w:rPr>
      </w:pPr>
      <w:r w:rsidRPr="00815354">
        <w:rPr>
          <w:rFonts w:ascii="Segoe UI Emoji" w:hAnsi="Segoe UI Emoji" w:cs="Segoe UI Emoji"/>
          <w:b/>
          <w:bCs/>
        </w:rPr>
        <w:t>📊</w:t>
      </w:r>
      <w:r w:rsidRPr="00815354">
        <w:rPr>
          <w:b/>
          <w:bCs/>
          <w:lang w:val="ru-RU"/>
        </w:rPr>
        <w:t xml:space="preserve"> ЧАСТЬ 3: Таблица притяжательных местоимений</w:t>
      </w:r>
    </w:p>
    <w:p w14:paraId="5B2F9AA4" w14:textId="77777777" w:rsidR="00815354" w:rsidRPr="00815354" w:rsidRDefault="00815354" w:rsidP="00815354">
      <w:pPr>
        <w:rPr>
          <w:b/>
          <w:bCs/>
          <w:lang w:val="ru-RU"/>
        </w:rPr>
      </w:pPr>
      <w:r w:rsidRPr="00815354">
        <w:rPr>
          <w:b/>
          <w:bCs/>
          <w:lang w:val="ru-RU"/>
        </w:rPr>
        <w:t>Притяжательные суффиксы: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428"/>
        <w:gridCol w:w="2655"/>
      </w:tblGrid>
      <w:tr w:rsidR="00815354" w:rsidRPr="00815354" w14:paraId="71D73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C69D5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Лицо</w:t>
            </w:r>
          </w:p>
        </w:tc>
        <w:tc>
          <w:tcPr>
            <w:tcW w:w="0" w:type="auto"/>
            <w:vAlign w:val="center"/>
            <w:hideMark/>
          </w:tcPr>
          <w:p w14:paraId="2A84EB91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484DF5B0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Множественное число</w:t>
            </w:r>
          </w:p>
        </w:tc>
      </w:tr>
      <w:tr w:rsidR="00815354" w:rsidRPr="00815354" w14:paraId="2435B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3257" w14:textId="77777777" w:rsidR="00815354" w:rsidRPr="00815354" w:rsidRDefault="00815354" w:rsidP="00815354">
            <w:r w:rsidRPr="00815354">
              <w:rPr>
                <w:b/>
                <w:bCs/>
              </w:rPr>
              <w:t>1-е лицо</w:t>
            </w:r>
          </w:p>
        </w:tc>
        <w:tc>
          <w:tcPr>
            <w:tcW w:w="0" w:type="auto"/>
            <w:vAlign w:val="center"/>
            <w:hideMark/>
          </w:tcPr>
          <w:p w14:paraId="6B633335" w14:textId="77777777" w:rsidR="00815354" w:rsidRPr="00815354" w:rsidRDefault="00815354" w:rsidP="00815354">
            <w:r w:rsidRPr="00815354">
              <w:rPr>
                <w:rtl/>
              </w:rPr>
              <w:t>ـِي / ـي</w:t>
            </w:r>
            <w:r w:rsidRPr="00815354">
              <w:t xml:space="preserve"> (мой/моя)</w:t>
            </w:r>
          </w:p>
        </w:tc>
        <w:tc>
          <w:tcPr>
            <w:tcW w:w="0" w:type="auto"/>
            <w:vAlign w:val="center"/>
            <w:hideMark/>
          </w:tcPr>
          <w:p w14:paraId="57B05EE8" w14:textId="77777777" w:rsidR="00815354" w:rsidRPr="00815354" w:rsidRDefault="00815354" w:rsidP="00815354">
            <w:r w:rsidRPr="00815354">
              <w:rPr>
                <w:rtl/>
              </w:rPr>
              <w:t>ـنَا</w:t>
            </w:r>
            <w:r w:rsidRPr="00815354">
              <w:t xml:space="preserve"> (наш/наша)</w:t>
            </w:r>
          </w:p>
        </w:tc>
      </w:tr>
      <w:tr w:rsidR="00815354" w:rsidRPr="00815354" w14:paraId="55C1F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34C3" w14:textId="77777777" w:rsidR="00815354" w:rsidRPr="00815354" w:rsidRDefault="00815354" w:rsidP="00815354">
            <w:r w:rsidRPr="00815354">
              <w:rPr>
                <w:b/>
                <w:bCs/>
              </w:rPr>
              <w:t>2-е лицо (м.р.)</w:t>
            </w:r>
          </w:p>
        </w:tc>
        <w:tc>
          <w:tcPr>
            <w:tcW w:w="0" w:type="auto"/>
            <w:vAlign w:val="center"/>
            <w:hideMark/>
          </w:tcPr>
          <w:p w14:paraId="270FFC86" w14:textId="77777777" w:rsidR="00815354" w:rsidRPr="00815354" w:rsidRDefault="00815354" w:rsidP="00815354">
            <w:r w:rsidRPr="00815354">
              <w:rPr>
                <w:rtl/>
              </w:rPr>
              <w:t>ـكَ</w:t>
            </w:r>
            <w:r w:rsidRPr="00815354">
              <w:t xml:space="preserve"> (твой - м.р.)</w:t>
            </w:r>
          </w:p>
        </w:tc>
        <w:tc>
          <w:tcPr>
            <w:tcW w:w="0" w:type="auto"/>
            <w:vAlign w:val="center"/>
            <w:hideMark/>
          </w:tcPr>
          <w:p w14:paraId="2B5778CC" w14:textId="77777777" w:rsidR="00815354" w:rsidRPr="00815354" w:rsidRDefault="00815354" w:rsidP="00815354">
            <w:r w:rsidRPr="00815354">
              <w:rPr>
                <w:rtl/>
              </w:rPr>
              <w:t>ـكُمْ</w:t>
            </w:r>
            <w:r w:rsidRPr="00815354">
              <w:t xml:space="preserve"> (ваш - м.р.)</w:t>
            </w:r>
          </w:p>
        </w:tc>
      </w:tr>
      <w:tr w:rsidR="00815354" w:rsidRPr="00815354" w14:paraId="4588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6CD1" w14:textId="77777777" w:rsidR="00815354" w:rsidRPr="00815354" w:rsidRDefault="00815354" w:rsidP="00815354">
            <w:r w:rsidRPr="00815354">
              <w:rPr>
                <w:b/>
                <w:bCs/>
              </w:rPr>
              <w:t>2-е лицо (ж.р.)</w:t>
            </w:r>
          </w:p>
        </w:tc>
        <w:tc>
          <w:tcPr>
            <w:tcW w:w="0" w:type="auto"/>
            <w:vAlign w:val="center"/>
            <w:hideMark/>
          </w:tcPr>
          <w:p w14:paraId="725E5388" w14:textId="77777777" w:rsidR="00815354" w:rsidRPr="00815354" w:rsidRDefault="00815354" w:rsidP="00815354">
            <w:r w:rsidRPr="00815354">
              <w:rPr>
                <w:rtl/>
              </w:rPr>
              <w:t>ـكِ</w:t>
            </w:r>
            <w:r w:rsidRPr="00815354">
              <w:t xml:space="preserve"> (твой - ж.р.)</w:t>
            </w:r>
          </w:p>
        </w:tc>
        <w:tc>
          <w:tcPr>
            <w:tcW w:w="0" w:type="auto"/>
            <w:vAlign w:val="center"/>
            <w:hideMark/>
          </w:tcPr>
          <w:p w14:paraId="27B77ECB" w14:textId="77777777" w:rsidR="00815354" w:rsidRPr="00815354" w:rsidRDefault="00815354" w:rsidP="00815354">
            <w:r w:rsidRPr="00815354">
              <w:rPr>
                <w:rtl/>
              </w:rPr>
              <w:t>ـكُنَّ</w:t>
            </w:r>
            <w:r w:rsidRPr="00815354">
              <w:t xml:space="preserve"> (ваш - ж.р.)</w:t>
            </w:r>
          </w:p>
        </w:tc>
      </w:tr>
      <w:tr w:rsidR="00815354" w:rsidRPr="00815354" w14:paraId="544BC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CBAF" w14:textId="77777777" w:rsidR="00815354" w:rsidRPr="00815354" w:rsidRDefault="00815354" w:rsidP="00815354">
            <w:r w:rsidRPr="00815354">
              <w:rPr>
                <w:b/>
                <w:bCs/>
              </w:rPr>
              <w:t>3-е лицо (м.р.)</w:t>
            </w:r>
          </w:p>
        </w:tc>
        <w:tc>
          <w:tcPr>
            <w:tcW w:w="0" w:type="auto"/>
            <w:vAlign w:val="center"/>
            <w:hideMark/>
          </w:tcPr>
          <w:p w14:paraId="3803BC16" w14:textId="77777777" w:rsidR="00815354" w:rsidRPr="00815354" w:rsidRDefault="00815354" w:rsidP="00815354">
            <w:r w:rsidRPr="00815354">
              <w:rPr>
                <w:rtl/>
              </w:rPr>
              <w:t>ـهُ</w:t>
            </w:r>
            <w:r w:rsidRPr="00815354">
              <w:t xml:space="preserve"> (его)</w:t>
            </w:r>
          </w:p>
        </w:tc>
        <w:tc>
          <w:tcPr>
            <w:tcW w:w="0" w:type="auto"/>
            <w:vAlign w:val="center"/>
            <w:hideMark/>
          </w:tcPr>
          <w:p w14:paraId="025364B9" w14:textId="77777777" w:rsidR="00815354" w:rsidRPr="00815354" w:rsidRDefault="00815354" w:rsidP="00815354">
            <w:r w:rsidRPr="00815354">
              <w:rPr>
                <w:rtl/>
              </w:rPr>
              <w:t>ـهُمْ</w:t>
            </w:r>
            <w:r w:rsidRPr="00815354">
              <w:t xml:space="preserve"> (их - м.р.)</w:t>
            </w:r>
          </w:p>
        </w:tc>
      </w:tr>
      <w:tr w:rsidR="00815354" w:rsidRPr="00815354" w14:paraId="0084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CB3F" w14:textId="77777777" w:rsidR="00815354" w:rsidRPr="00815354" w:rsidRDefault="00815354" w:rsidP="00815354">
            <w:r w:rsidRPr="00815354">
              <w:rPr>
                <w:b/>
                <w:bCs/>
              </w:rPr>
              <w:t>3-е лицо (ж.р.)</w:t>
            </w:r>
          </w:p>
        </w:tc>
        <w:tc>
          <w:tcPr>
            <w:tcW w:w="0" w:type="auto"/>
            <w:vAlign w:val="center"/>
            <w:hideMark/>
          </w:tcPr>
          <w:p w14:paraId="20212048" w14:textId="77777777" w:rsidR="00815354" w:rsidRPr="00815354" w:rsidRDefault="00815354" w:rsidP="00815354">
            <w:r w:rsidRPr="00815354">
              <w:rPr>
                <w:rtl/>
              </w:rPr>
              <w:t>ـهَا</w:t>
            </w:r>
            <w:r w:rsidRPr="00815354">
              <w:t xml:space="preserve"> (её)</w:t>
            </w:r>
          </w:p>
        </w:tc>
        <w:tc>
          <w:tcPr>
            <w:tcW w:w="0" w:type="auto"/>
            <w:vAlign w:val="center"/>
            <w:hideMark/>
          </w:tcPr>
          <w:p w14:paraId="31E02F51" w14:textId="77777777" w:rsidR="00815354" w:rsidRPr="00815354" w:rsidRDefault="00815354" w:rsidP="00815354">
            <w:r w:rsidRPr="00815354">
              <w:rPr>
                <w:rtl/>
              </w:rPr>
              <w:t>ـهُنَّ</w:t>
            </w:r>
            <w:r w:rsidRPr="00815354">
              <w:t xml:space="preserve"> (их - ж.р.)</w:t>
            </w:r>
          </w:p>
        </w:tc>
      </w:tr>
    </w:tbl>
    <w:p w14:paraId="63740944" w14:textId="77777777" w:rsidR="00815354" w:rsidRPr="00815354" w:rsidRDefault="00815354" w:rsidP="00815354">
      <w:r w:rsidRPr="00815354">
        <w:pict w14:anchorId="3402B9CD">
          <v:rect id="_x0000_i1281" style="width:0;height:1.5pt" o:hralign="center" o:hrstd="t" o:hr="t" fillcolor="#a0a0a0" stroked="f"/>
        </w:pict>
      </w:r>
    </w:p>
    <w:p w14:paraId="75944F9E" w14:textId="77777777" w:rsidR="00815354" w:rsidRPr="00815354" w:rsidRDefault="00815354" w:rsidP="00815354">
      <w:pPr>
        <w:rPr>
          <w:b/>
          <w:bCs/>
          <w:lang w:val="ru-RU"/>
        </w:rPr>
      </w:pPr>
      <w:r w:rsidRPr="00815354">
        <w:rPr>
          <w:rFonts w:ascii="Segoe UI Emoji" w:hAnsi="Segoe UI Emoji" w:cs="Segoe UI Emoji"/>
          <w:b/>
          <w:bCs/>
        </w:rPr>
        <w:t>📖</w:t>
      </w:r>
      <w:r w:rsidRPr="00815354">
        <w:rPr>
          <w:b/>
          <w:bCs/>
          <w:lang w:val="ru-RU"/>
        </w:rPr>
        <w:t xml:space="preserve"> ЧАСТЬ 4: Как присоединять притяжательные местоимения</w:t>
      </w:r>
    </w:p>
    <w:p w14:paraId="55BF4480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Важное правило:</w:t>
      </w:r>
    </w:p>
    <w:p w14:paraId="25B3D61E" w14:textId="77777777" w:rsidR="00815354" w:rsidRPr="00815354" w:rsidRDefault="00815354" w:rsidP="00815354">
      <w:r w:rsidRPr="00815354">
        <w:t xml:space="preserve">Когда мы добавляем притяжательный суффикс, </w:t>
      </w:r>
      <w:r w:rsidRPr="00815354">
        <w:rPr>
          <w:b/>
          <w:bCs/>
        </w:rPr>
        <w:t>танвин (</w:t>
      </w:r>
      <w:r w:rsidRPr="00815354">
        <w:rPr>
          <w:rFonts w:ascii="Arial" w:hAnsi="Arial" w:cs="Arial"/>
          <w:b/>
          <w:bCs/>
        </w:rPr>
        <w:t>ٌ</w:t>
      </w:r>
      <w:r w:rsidRPr="00815354">
        <w:rPr>
          <w:b/>
          <w:bCs/>
        </w:rPr>
        <w:t xml:space="preserve"> </w:t>
      </w:r>
      <w:r w:rsidRPr="00815354">
        <w:rPr>
          <w:rFonts w:ascii="Arial" w:hAnsi="Arial" w:cs="Arial"/>
          <w:b/>
          <w:bCs/>
        </w:rPr>
        <w:t>ٍ</w:t>
      </w:r>
      <w:r w:rsidRPr="00815354">
        <w:rPr>
          <w:b/>
          <w:bCs/>
        </w:rPr>
        <w:t xml:space="preserve"> </w:t>
      </w:r>
      <w:r w:rsidRPr="00815354">
        <w:rPr>
          <w:rFonts w:ascii="Arial" w:hAnsi="Arial" w:cs="Arial"/>
          <w:b/>
          <w:bCs/>
        </w:rPr>
        <w:t>ً</w:t>
      </w:r>
      <w:r w:rsidRPr="00815354">
        <w:rPr>
          <w:b/>
          <w:bCs/>
        </w:rPr>
        <w:t>) исчезает!</w:t>
      </w:r>
    </w:p>
    <w:p w14:paraId="7F29FAC9" w14:textId="77777777" w:rsidR="00815354" w:rsidRPr="00815354" w:rsidRDefault="00815354" w:rsidP="00815354">
      <w:r w:rsidRPr="00815354">
        <w:pict w14:anchorId="679EC67C">
          <v:rect id="_x0000_i1282" style="width:0;height:1.5pt" o:hralign="center" o:hrstd="t" o:hr="t" fillcolor="#a0a0a0" stroked="f"/>
        </w:pict>
      </w:r>
    </w:p>
    <w:p w14:paraId="0886F293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 xml:space="preserve">Примеры с </w:t>
      </w:r>
      <w:r w:rsidRPr="00815354">
        <w:rPr>
          <w:b/>
          <w:bCs/>
          <w:rtl/>
        </w:rPr>
        <w:t>كِتَابٌ</w:t>
      </w:r>
      <w:r w:rsidRPr="00815354">
        <w:rPr>
          <w:b/>
          <w:bCs/>
        </w:rPr>
        <w:t xml:space="preserve"> (книга):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170"/>
        <w:gridCol w:w="1708"/>
      </w:tblGrid>
      <w:tr w:rsidR="00815354" w:rsidRPr="00815354" w14:paraId="77C8A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4A720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7F5C5987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14E38742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</w:tr>
      <w:tr w:rsidR="00815354" w:rsidRPr="00815354" w14:paraId="4F071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8E54" w14:textId="77777777" w:rsidR="00815354" w:rsidRPr="00815354" w:rsidRDefault="00815354" w:rsidP="00815354">
            <w:r w:rsidRPr="00815354">
              <w:rPr>
                <w:b/>
                <w:bCs/>
              </w:rPr>
              <w:t>моя книга</w:t>
            </w:r>
          </w:p>
        </w:tc>
        <w:tc>
          <w:tcPr>
            <w:tcW w:w="0" w:type="auto"/>
            <w:vAlign w:val="center"/>
            <w:hideMark/>
          </w:tcPr>
          <w:p w14:paraId="41BE168A" w14:textId="77777777" w:rsidR="00815354" w:rsidRPr="00815354" w:rsidRDefault="00815354" w:rsidP="00815354">
            <w:r w:rsidRPr="00815354">
              <w:rPr>
                <w:rtl/>
              </w:rPr>
              <w:t>كِتَابِي</w:t>
            </w:r>
          </w:p>
        </w:tc>
        <w:tc>
          <w:tcPr>
            <w:tcW w:w="0" w:type="auto"/>
            <w:vAlign w:val="center"/>
            <w:hideMark/>
          </w:tcPr>
          <w:p w14:paraId="347386CC" w14:textId="77777777" w:rsidR="00815354" w:rsidRPr="00815354" w:rsidRDefault="00815354" w:rsidP="00815354">
            <w:r w:rsidRPr="00815354">
              <w:t>кита̄бӣ</w:t>
            </w:r>
          </w:p>
        </w:tc>
      </w:tr>
      <w:tr w:rsidR="00815354" w:rsidRPr="00815354" w14:paraId="2754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1F2C" w14:textId="77777777" w:rsidR="00815354" w:rsidRPr="00815354" w:rsidRDefault="00815354" w:rsidP="00815354">
            <w:r w:rsidRPr="00815354">
              <w:rPr>
                <w:b/>
                <w:bCs/>
              </w:rPr>
              <w:lastRenderedPageBreak/>
              <w:t>твоя книга</w:t>
            </w:r>
            <w:r w:rsidRPr="00815354">
              <w:t xml:space="preserve"> (м.р.)</w:t>
            </w:r>
          </w:p>
        </w:tc>
        <w:tc>
          <w:tcPr>
            <w:tcW w:w="0" w:type="auto"/>
            <w:vAlign w:val="center"/>
            <w:hideMark/>
          </w:tcPr>
          <w:p w14:paraId="599BD3B1" w14:textId="77777777" w:rsidR="00815354" w:rsidRPr="00815354" w:rsidRDefault="00815354" w:rsidP="00815354">
            <w:r w:rsidRPr="00815354">
              <w:rPr>
                <w:rtl/>
              </w:rPr>
              <w:t>كِتَابُكَ</w:t>
            </w:r>
          </w:p>
        </w:tc>
        <w:tc>
          <w:tcPr>
            <w:tcW w:w="0" w:type="auto"/>
            <w:vAlign w:val="center"/>
            <w:hideMark/>
          </w:tcPr>
          <w:p w14:paraId="4A151F0B" w14:textId="77777777" w:rsidR="00815354" w:rsidRPr="00815354" w:rsidRDefault="00815354" w:rsidP="00815354">
            <w:r w:rsidRPr="00815354">
              <w:t>кита̄бука</w:t>
            </w:r>
          </w:p>
        </w:tc>
      </w:tr>
      <w:tr w:rsidR="00815354" w:rsidRPr="00815354" w14:paraId="19FA4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AF42" w14:textId="77777777" w:rsidR="00815354" w:rsidRPr="00815354" w:rsidRDefault="00815354" w:rsidP="00815354">
            <w:r w:rsidRPr="00815354">
              <w:rPr>
                <w:b/>
                <w:bCs/>
              </w:rPr>
              <w:t>твоя книга</w:t>
            </w:r>
            <w:r w:rsidRPr="00815354">
              <w:t xml:space="preserve"> (ж.р.)</w:t>
            </w:r>
          </w:p>
        </w:tc>
        <w:tc>
          <w:tcPr>
            <w:tcW w:w="0" w:type="auto"/>
            <w:vAlign w:val="center"/>
            <w:hideMark/>
          </w:tcPr>
          <w:p w14:paraId="64EE6FFC" w14:textId="77777777" w:rsidR="00815354" w:rsidRPr="00815354" w:rsidRDefault="00815354" w:rsidP="00815354">
            <w:r w:rsidRPr="00815354">
              <w:rPr>
                <w:rtl/>
              </w:rPr>
              <w:t>كِتَابُكِ</w:t>
            </w:r>
          </w:p>
        </w:tc>
        <w:tc>
          <w:tcPr>
            <w:tcW w:w="0" w:type="auto"/>
            <w:vAlign w:val="center"/>
            <w:hideMark/>
          </w:tcPr>
          <w:p w14:paraId="2A4AFDE0" w14:textId="77777777" w:rsidR="00815354" w:rsidRPr="00815354" w:rsidRDefault="00815354" w:rsidP="00815354">
            <w:r w:rsidRPr="00815354">
              <w:t>кита̄буки</w:t>
            </w:r>
          </w:p>
        </w:tc>
      </w:tr>
      <w:tr w:rsidR="00815354" w:rsidRPr="00815354" w14:paraId="7B763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D5ED" w14:textId="77777777" w:rsidR="00815354" w:rsidRPr="00815354" w:rsidRDefault="00815354" w:rsidP="00815354">
            <w:r w:rsidRPr="00815354">
              <w:rPr>
                <w:b/>
                <w:bCs/>
              </w:rPr>
              <w:t>его книга</w:t>
            </w:r>
          </w:p>
        </w:tc>
        <w:tc>
          <w:tcPr>
            <w:tcW w:w="0" w:type="auto"/>
            <w:vAlign w:val="center"/>
            <w:hideMark/>
          </w:tcPr>
          <w:p w14:paraId="4CB2AA08" w14:textId="77777777" w:rsidR="00815354" w:rsidRPr="00815354" w:rsidRDefault="00815354" w:rsidP="00815354">
            <w:r w:rsidRPr="00815354">
              <w:rPr>
                <w:rtl/>
              </w:rPr>
              <w:t>كِتَابُهُ</w:t>
            </w:r>
          </w:p>
        </w:tc>
        <w:tc>
          <w:tcPr>
            <w:tcW w:w="0" w:type="auto"/>
            <w:vAlign w:val="center"/>
            <w:hideMark/>
          </w:tcPr>
          <w:p w14:paraId="7D31D2F0" w14:textId="77777777" w:rsidR="00815354" w:rsidRPr="00815354" w:rsidRDefault="00815354" w:rsidP="00815354">
            <w:r w:rsidRPr="00815354">
              <w:t>кита̄буху</w:t>
            </w:r>
          </w:p>
        </w:tc>
      </w:tr>
      <w:tr w:rsidR="00815354" w:rsidRPr="00815354" w14:paraId="285C6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0DDF" w14:textId="77777777" w:rsidR="00815354" w:rsidRPr="00815354" w:rsidRDefault="00815354" w:rsidP="00815354">
            <w:r w:rsidRPr="00815354">
              <w:rPr>
                <w:b/>
                <w:bCs/>
              </w:rPr>
              <w:t>её книга</w:t>
            </w:r>
          </w:p>
        </w:tc>
        <w:tc>
          <w:tcPr>
            <w:tcW w:w="0" w:type="auto"/>
            <w:vAlign w:val="center"/>
            <w:hideMark/>
          </w:tcPr>
          <w:p w14:paraId="45CFC880" w14:textId="77777777" w:rsidR="00815354" w:rsidRPr="00815354" w:rsidRDefault="00815354" w:rsidP="00815354">
            <w:r w:rsidRPr="00815354">
              <w:rPr>
                <w:rtl/>
              </w:rPr>
              <w:t>كِتَابُهَا</w:t>
            </w:r>
          </w:p>
        </w:tc>
        <w:tc>
          <w:tcPr>
            <w:tcW w:w="0" w:type="auto"/>
            <w:vAlign w:val="center"/>
            <w:hideMark/>
          </w:tcPr>
          <w:p w14:paraId="4F4BC1F3" w14:textId="77777777" w:rsidR="00815354" w:rsidRPr="00815354" w:rsidRDefault="00815354" w:rsidP="00815354">
            <w:r w:rsidRPr="00815354">
              <w:t>кита̄бухā</w:t>
            </w:r>
          </w:p>
        </w:tc>
      </w:tr>
      <w:tr w:rsidR="00815354" w:rsidRPr="00815354" w14:paraId="36D7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E8C8" w14:textId="77777777" w:rsidR="00815354" w:rsidRPr="00815354" w:rsidRDefault="00815354" w:rsidP="00815354">
            <w:r w:rsidRPr="00815354">
              <w:rPr>
                <w:b/>
                <w:bCs/>
              </w:rPr>
              <w:t>наша книга</w:t>
            </w:r>
          </w:p>
        </w:tc>
        <w:tc>
          <w:tcPr>
            <w:tcW w:w="0" w:type="auto"/>
            <w:vAlign w:val="center"/>
            <w:hideMark/>
          </w:tcPr>
          <w:p w14:paraId="359F4162" w14:textId="77777777" w:rsidR="00815354" w:rsidRPr="00815354" w:rsidRDefault="00815354" w:rsidP="00815354">
            <w:r w:rsidRPr="00815354">
              <w:rPr>
                <w:rtl/>
              </w:rPr>
              <w:t>كِتَابُنَا</w:t>
            </w:r>
          </w:p>
        </w:tc>
        <w:tc>
          <w:tcPr>
            <w:tcW w:w="0" w:type="auto"/>
            <w:vAlign w:val="center"/>
            <w:hideMark/>
          </w:tcPr>
          <w:p w14:paraId="399C28D7" w14:textId="77777777" w:rsidR="00815354" w:rsidRPr="00815354" w:rsidRDefault="00815354" w:rsidP="00815354">
            <w:r w:rsidRPr="00815354">
              <w:t>кита̄бунā</w:t>
            </w:r>
          </w:p>
        </w:tc>
      </w:tr>
      <w:tr w:rsidR="00815354" w:rsidRPr="00815354" w14:paraId="3DBC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651A" w14:textId="77777777" w:rsidR="00815354" w:rsidRPr="00815354" w:rsidRDefault="00815354" w:rsidP="00815354">
            <w:r w:rsidRPr="00815354">
              <w:rPr>
                <w:b/>
                <w:bCs/>
              </w:rPr>
              <w:t>ваша книга</w:t>
            </w:r>
            <w:r w:rsidRPr="00815354">
              <w:t xml:space="preserve"> (м.р.)</w:t>
            </w:r>
          </w:p>
        </w:tc>
        <w:tc>
          <w:tcPr>
            <w:tcW w:w="0" w:type="auto"/>
            <w:vAlign w:val="center"/>
            <w:hideMark/>
          </w:tcPr>
          <w:p w14:paraId="58EF4A4B" w14:textId="77777777" w:rsidR="00815354" w:rsidRPr="00815354" w:rsidRDefault="00815354" w:rsidP="00815354">
            <w:r w:rsidRPr="00815354">
              <w:rPr>
                <w:rtl/>
              </w:rPr>
              <w:t>كِتَابُكُمْ</w:t>
            </w:r>
          </w:p>
        </w:tc>
        <w:tc>
          <w:tcPr>
            <w:tcW w:w="0" w:type="auto"/>
            <w:vAlign w:val="center"/>
            <w:hideMark/>
          </w:tcPr>
          <w:p w14:paraId="6F0213C2" w14:textId="77777777" w:rsidR="00815354" w:rsidRPr="00815354" w:rsidRDefault="00815354" w:rsidP="00815354">
            <w:r w:rsidRPr="00815354">
              <w:t>кита̄букум</w:t>
            </w:r>
          </w:p>
        </w:tc>
      </w:tr>
      <w:tr w:rsidR="00815354" w:rsidRPr="00815354" w14:paraId="2CDD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9E60" w14:textId="77777777" w:rsidR="00815354" w:rsidRPr="00815354" w:rsidRDefault="00815354" w:rsidP="00815354">
            <w:r w:rsidRPr="00815354">
              <w:rPr>
                <w:b/>
                <w:bCs/>
              </w:rPr>
              <w:t>ваша книга</w:t>
            </w:r>
            <w:r w:rsidRPr="00815354">
              <w:t xml:space="preserve"> (ж.р.)</w:t>
            </w:r>
          </w:p>
        </w:tc>
        <w:tc>
          <w:tcPr>
            <w:tcW w:w="0" w:type="auto"/>
            <w:vAlign w:val="center"/>
            <w:hideMark/>
          </w:tcPr>
          <w:p w14:paraId="771790F4" w14:textId="77777777" w:rsidR="00815354" w:rsidRPr="00815354" w:rsidRDefault="00815354" w:rsidP="00815354">
            <w:r w:rsidRPr="00815354">
              <w:rPr>
                <w:rtl/>
              </w:rPr>
              <w:t>كِتَابُكُنَّ</w:t>
            </w:r>
          </w:p>
        </w:tc>
        <w:tc>
          <w:tcPr>
            <w:tcW w:w="0" w:type="auto"/>
            <w:vAlign w:val="center"/>
            <w:hideMark/>
          </w:tcPr>
          <w:p w14:paraId="5E20D6CD" w14:textId="77777777" w:rsidR="00815354" w:rsidRPr="00815354" w:rsidRDefault="00815354" w:rsidP="00815354">
            <w:r w:rsidRPr="00815354">
              <w:t>кита̄бу кунна</w:t>
            </w:r>
          </w:p>
        </w:tc>
      </w:tr>
      <w:tr w:rsidR="00815354" w:rsidRPr="00815354" w14:paraId="72D4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00FD" w14:textId="77777777" w:rsidR="00815354" w:rsidRPr="00815354" w:rsidRDefault="00815354" w:rsidP="00815354">
            <w:r w:rsidRPr="00815354">
              <w:rPr>
                <w:b/>
                <w:bCs/>
              </w:rPr>
              <w:t>их книга</w:t>
            </w:r>
            <w:r w:rsidRPr="00815354">
              <w:t xml:space="preserve"> (м.р.)</w:t>
            </w:r>
          </w:p>
        </w:tc>
        <w:tc>
          <w:tcPr>
            <w:tcW w:w="0" w:type="auto"/>
            <w:vAlign w:val="center"/>
            <w:hideMark/>
          </w:tcPr>
          <w:p w14:paraId="02D6CE8B" w14:textId="77777777" w:rsidR="00815354" w:rsidRPr="00815354" w:rsidRDefault="00815354" w:rsidP="00815354">
            <w:r w:rsidRPr="00815354">
              <w:rPr>
                <w:rtl/>
              </w:rPr>
              <w:t>كِتَابُهُمْ</w:t>
            </w:r>
          </w:p>
        </w:tc>
        <w:tc>
          <w:tcPr>
            <w:tcW w:w="0" w:type="auto"/>
            <w:vAlign w:val="center"/>
            <w:hideMark/>
          </w:tcPr>
          <w:p w14:paraId="05BE5BCE" w14:textId="77777777" w:rsidR="00815354" w:rsidRPr="00815354" w:rsidRDefault="00815354" w:rsidP="00815354">
            <w:r w:rsidRPr="00815354">
              <w:t>кита̄бухум</w:t>
            </w:r>
          </w:p>
        </w:tc>
      </w:tr>
      <w:tr w:rsidR="00815354" w:rsidRPr="00815354" w14:paraId="494AE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428A" w14:textId="77777777" w:rsidR="00815354" w:rsidRPr="00815354" w:rsidRDefault="00815354" w:rsidP="00815354">
            <w:r w:rsidRPr="00815354">
              <w:rPr>
                <w:b/>
                <w:bCs/>
              </w:rPr>
              <w:t>их книга</w:t>
            </w:r>
            <w:r w:rsidRPr="00815354">
              <w:t xml:space="preserve"> (ж.р.)</w:t>
            </w:r>
          </w:p>
        </w:tc>
        <w:tc>
          <w:tcPr>
            <w:tcW w:w="0" w:type="auto"/>
            <w:vAlign w:val="center"/>
            <w:hideMark/>
          </w:tcPr>
          <w:p w14:paraId="70579FF1" w14:textId="77777777" w:rsidR="00815354" w:rsidRPr="00815354" w:rsidRDefault="00815354" w:rsidP="00815354">
            <w:r w:rsidRPr="00815354">
              <w:rPr>
                <w:rtl/>
              </w:rPr>
              <w:t>كِتَابُهُنَّ</w:t>
            </w:r>
          </w:p>
        </w:tc>
        <w:tc>
          <w:tcPr>
            <w:tcW w:w="0" w:type="auto"/>
            <w:vAlign w:val="center"/>
            <w:hideMark/>
          </w:tcPr>
          <w:p w14:paraId="6C9FCB65" w14:textId="77777777" w:rsidR="00815354" w:rsidRPr="00815354" w:rsidRDefault="00815354" w:rsidP="00815354">
            <w:r w:rsidRPr="00815354">
              <w:t>кита̄бухунна</w:t>
            </w:r>
          </w:p>
        </w:tc>
      </w:tr>
    </w:tbl>
    <w:p w14:paraId="58EB5E63" w14:textId="77777777" w:rsidR="00815354" w:rsidRPr="00815354" w:rsidRDefault="00815354" w:rsidP="00815354">
      <w:r w:rsidRPr="00815354">
        <w:pict w14:anchorId="51317B28">
          <v:rect id="_x0000_i1283" style="width:0;height:1.5pt" o:hralign="center" o:hrstd="t" o:hr="t" fillcolor="#a0a0a0" stroked="f"/>
        </w:pict>
      </w:r>
    </w:p>
    <w:p w14:paraId="5890D13B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 xml:space="preserve">Примеры с </w:t>
      </w:r>
      <w:r w:rsidRPr="00815354">
        <w:rPr>
          <w:b/>
          <w:bCs/>
          <w:rtl/>
        </w:rPr>
        <w:t>قَلَمٌ</w:t>
      </w:r>
      <w:r w:rsidRPr="00815354">
        <w:rPr>
          <w:b/>
          <w:bCs/>
        </w:rPr>
        <w:t xml:space="preserve"> (ручка):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170"/>
        <w:gridCol w:w="1708"/>
      </w:tblGrid>
      <w:tr w:rsidR="00815354" w:rsidRPr="00815354" w14:paraId="11056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7B966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1150464A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4FA53C41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</w:tr>
      <w:tr w:rsidR="00815354" w:rsidRPr="00815354" w14:paraId="4E024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3B6D" w14:textId="77777777" w:rsidR="00815354" w:rsidRPr="00815354" w:rsidRDefault="00815354" w:rsidP="00815354">
            <w:r w:rsidRPr="00815354">
              <w:rPr>
                <w:b/>
                <w:bCs/>
              </w:rPr>
              <w:t>моя ручка</w:t>
            </w:r>
          </w:p>
        </w:tc>
        <w:tc>
          <w:tcPr>
            <w:tcW w:w="0" w:type="auto"/>
            <w:vAlign w:val="center"/>
            <w:hideMark/>
          </w:tcPr>
          <w:p w14:paraId="67C37FF0" w14:textId="77777777" w:rsidR="00815354" w:rsidRPr="00815354" w:rsidRDefault="00815354" w:rsidP="00815354">
            <w:r w:rsidRPr="00815354">
              <w:rPr>
                <w:rtl/>
              </w:rPr>
              <w:t>قَلَمِي</w:t>
            </w:r>
          </w:p>
        </w:tc>
        <w:tc>
          <w:tcPr>
            <w:tcW w:w="0" w:type="auto"/>
            <w:vAlign w:val="center"/>
            <w:hideMark/>
          </w:tcPr>
          <w:p w14:paraId="521014FF" w14:textId="77777777" w:rsidR="00815354" w:rsidRPr="00815354" w:rsidRDefault="00815354" w:rsidP="00815354">
            <w:r w:rsidRPr="00815354">
              <w:t>к̣аламӣ</w:t>
            </w:r>
          </w:p>
        </w:tc>
      </w:tr>
      <w:tr w:rsidR="00815354" w:rsidRPr="00815354" w14:paraId="20DB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5143" w14:textId="77777777" w:rsidR="00815354" w:rsidRPr="00815354" w:rsidRDefault="00815354" w:rsidP="00815354">
            <w:r w:rsidRPr="00815354">
              <w:rPr>
                <w:b/>
                <w:bCs/>
              </w:rPr>
              <w:t>твоя ручка</w:t>
            </w:r>
            <w:r w:rsidRPr="00815354">
              <w:t xml:space="preserve"> (м.р.)</w:t>
            </w:r>
          </w:p>
        </w:tc>
        <w:tc>
          <w:tcPr>
            <w:tcW w:w="0" w:type="auto"/>
            <w:vAlign w:val="center"/>
            <w:hideMark/>
          </w:tcPr>
          <w:p w14:paraId="081150F5" w14:textId="77777777" w:rsidR="00815354" w:rsidRPr="00815354" w:rsidRDefault="00815354" w:rsidP="00815354">
            <w:r w:rsidRPr="00815354">
              <w:rPr>
                <w:rtl/>
              </w:rPr>
              <w:t>قَلَمُكَ</w:t>
            </w:r>
          </w:p>
        </w:tc>
        <w:tc>
          <w:tcPr>
            <w:tcW w:w="0" w:type="auto"/>
            <w:vAlign w:val="center"/>
            <w:hideMark/>
          </w:tcPr>
          <w:p w14:paraId="1B5B83C6" w14:textId="77777777" w:rsidR="00815354" w:rsidRPr="00815354" w:rsidRDefault="00815354" w:rsidP="00815354">
            <w:r w:rsidRPr="00815354">
              <w:t>к̣аламука</w:t>
            </w:r>
          </w:p>
        </w:tc>
      </w:tr>
      <w:tr w:rsidR="00815354" w:rsidRPr="00815354" w14:paraId="6B21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D0E5" w14:textId="77777777" w:rsidR="00815354" w:rsidRPr="00815354" w:rsidRDefault="00815354" w:rsidP="00815354">
            <w:r w:rsidRPr="00815354">
              <w:rPr>
                <w:b/>
                <w:bCs/>
              </w:rPr>
              <w:t>его ручка</w:t>
            </w:r>
          </w:p>
        </w:tc>
        <w:tc>
          <w:tcPr>
            <w:tcW w:w="0" w:type="auto"/>
            <w:vAlign w:val="center"/>
            <w:hideMark/>
          </w:tcPr>
          <w:p w14:paraId="26FE9126" w14:textId="77777777" w:rsidR="00815354" w:rsidRPr="00815354" w:rsidRDefault="00815354" w:rsidP="00815354">
            <w:r w:rsidRPr="00815354">
              <w:rPr>
                <w:rtl/>
              </w:rPr>
              <w:t>قَلَمُهُ</w:t>
            </w:r>
          </w:p>
        </w:tc>
        <w:tc>
          <w:tcPr>
            <w:tcW w:w="0" w:type="auto"/>
            <w:vAlign w:val="center"/>
            <w:hideMark/>
          </w:tcPr>
          <w:p w14:paraId="0F131BE0" w14:textId="77777777" w:rsidR="00815354" w:rsidRPr="00815354" w:rsidRDefault="00815354" w:rsidP="00815354">
            <w:r w:rsidRPr="00815354">
              <w:t>к̣аламуху</w:t>
            </w:r>
          </w:p>
        </w:tc>
      </w:tr>
      <w:tr w:rsidR="00815354" w:rsidRPr="00815354" w14:paraId="29CB7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0168" w14:textId="77777777" w:rsidR="00815354" w:rsidRPr="00815354" w:rsidRDefault="00815354" w:rsidP="00815354">
            <w:r w:rsidRPr="00815354">
              <w:rPr>
                <w:b/>
                <w:bCs/>
              </w:rPr>
              <w:t>её ручка</w:t>
            </w:r>
          </w:p>
        </w:tc>
        <w:tc>
          <w:tcPr>
            <w:tcW w:w="0" w:type="auto"/>
            <w:vAlign w:val="center"/>
            <w:hideMark/>
          </w:tcPr>
          <w:p w14:paraId="1F54F10A" w14:textId="77777777" w:rsidR="00815354" w:rsidRPr="00815354" w:rsidRDefault="00815354" w:rsidP="00815354">
            <w:r w:rsidRPr="00815354">
              <w:rPr>
                <w:rtl/>
              </w:rPr>
              <w:t>قَلَمُهَا</w:t>
            </w:r>
          </w:p>
        </w:tc>
        <w:tc>
          <w:tcPr>
            <w:tcW w:w="0" w:type="auto"/>
            <w:vAlign w:val="center"/>
            <w:hideMark/>
          </w:tcPr>
          <w:p w14:paraId="18AFC2A9" w14:textId="77777777" w:rsidR="00815354" w:rsidRPr="00815354" w:rsidRDefault="00815354" w:rsidP="00815354">
            <w:r w:rsidRPr="00815354">
              <w:t>к̣аламухā</w:t>
            </w:r>
          </w:p>
        </w:tc>
      </w:tr>
      <w:tr w:rsidR="00815354" w:rsidRPr="00815354" w14:paraId="15C80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1F23" w14:textId="77777777" w:rsidR="00815354" w:rsidRPr="00815354" w:rsidRDefault="00815354" w:rsidP="00815354">
            <w:r w:rsidRPr="00815354">
              <w:rPr>
                <w:b/>
                <w:bCs/>
              </w:rPr>
              <w:t>наша ручка</w:t>
            </w:r>
          </w:p>
        </w:tc>
        <w:tc>
          <w:tcPr>
            <w:tcW w:w="0" w:type="auto"/>
            <w:vAlign w:val="center"/>
            <w:hideMark/>
          </w:tcPr>
          <w:p w14:paraId="36E8830B" w14:textId="77777777" w:rsidR="00815354" w:rsidRPr="00815354" w:rsidRDefault="00815354" w:rsidP="00815354">
            <w:r w:rsidRPr="00815354">
              <w:rPr>
                <w:rtl/>
              </w:rPr>
              <w:t>قَلَمُنَا</w:t>
            </w:r>
          </w:p>
        </w:tc>
        <w:tc>
          <w:tcPr>
            <w:tcW w:w="0" w:type="auto"/>
            <w:vAlign w:val="center"/>
            <w:hideMark/>
          </w:tcPr>
          <w:p w14:paraId="10F80442" w14:textId="77777777" w:rsidR="00815354" w:rsidRPr="00815354" w:rsidRDefault="00815354" w:rsidP="00815354">
            <w:r w:rsidRPr="00815354">
              <w:t>к̣аламунā</w:t>
            </w:r>
          </w:p>
        </w:tc>
      </w:tr>
    </w:tbl>
    <w:p w14:paraId="34EDE404" w14:textId="77777777" w:rsidR="00815354" w:rsidRPr="00815354" w:rsidRDefault="00815354" w:rsidP="00815354">
      <w:r w:rsidRPr="00815354">
        <w:pict w14:anchorId="724E8DE3">
          <v:rect id="_x0000_i1284" style="width:0;height:1.5pt" o:hralign="center" o:hrstd="t" o:hr="t" fillcolor="#a0a0a0" stroked="f"/>
        </w:pict>
      </w:r>
    </w:p>
    <w:p w14:paraId="25512B7F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 xml:space="preserve">Примеры с </w:t>
      </w:r>
      <w:r w:rsidRPr="00815354">
        <w:rPr>
          <w:b/>
          <w:bCs/>
          <w:rtl/>
        </w:rPr>
        <w:t>بَيْتٌ</w:t>
      </w:r>
      <w:r w:rsidRPr="00815354">
        <w:rPr>
          <w:b/>
          <w:bCs/>
        </w:rPr>
        <w:t xml:space="preserve"> (дом):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170"/>
        <w:gridCol w:w="1708"/>
      </w:tblGrid>
      <w:tr w:rsidR="00815354" w:rsidRPr="00815354" w14:paraId="47269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E69E6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7C317052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0FAEFCD8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</w:tr>
      <w:tr w:rsidR="00815354" w:rsidRPr="00815354" w14:paraId="1062B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F305" w14:textId="77777777" w:rsidR="00815354" w:rsidRPr="00815354" w:rsidRDefault="00815354" w:rsidP="00815354">
            <w:r w:rsidRPr="00815354">
              <w:rPr>
                <w:b/>
                <w:bCs/>
              </w:rPr>
              <w:t>мой дом</w:t>
            </w:r>
          </w:p>
        </w:tc>
        <w:tc>
          <w:tcPr>
            <w:tcW w:w="0" w:type="auto"/>
            <w:vAlign w:val="center"/>
            <w:hideMark/>
          </w:tcPr>
          <w:p w14:paraId="37DADF28" w14:textId="77777777" w:rsidR="00815354" w:rsidRPr="00815354" w:rsidRDefault="00815354" w:rsidP="00815354">
            <w:r w:rsidRPr="00815354">
              <w:rPr>
                <w:rtl/>
              </w:rPr>
              <w:t>بَيْتِي</w:t>
            </w:r>
          </w:p>
        </w:tc>
        <w:tc>
          <w:tcPr>
            <w:tcW w:w="0" w:type="auto"/>
            <w:vAlign w:val="center"/>
            <w:hideMark/>
          </w:tcPr>
          <w:p w14:paraId="62AFE14A" w14:textId="77777777" w:rsidR="00815354" w:rsidRPr="00815354" w:rsidRDefault="00815354" w:rsidP="00815354">
            <w:r w:rsidRPr="00815354">
              <w:t>байтӣ</w:t>
            </w:r>
          </w:p>
        </w:tc>
      </w:tr>
      <w:tr w:rsidR="00815354" w:rsidRPr="00815354" w14:paraId="70647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9AD4" w14:textId="77777777" w:rsidR="00815354" w:rsidRPr="00815354" w:rsidRDefault="00815354" w:rsidP="00815354">
            <w:r w:rsidRPr="00815354">
              <w:rPr>
                <w:b/>
                <w:bCs/>
              </w:rPr>
              <w:t>твой дом</w:t>
            </w:r>
            <w:r w:rsidRPr="00815354">
              <w:t xml:space="preserve"> (м.р.)</w:t>
            </w:r>
          </w:p>
        </w:tc>
        <w:tc>
          <w:tcPr>
            <w:tcW w:w="0" w:type="auto"/>
            <w:vAlign w:val="center"/>
            <w:hideMark/>
          </w:tcPr>
          <w:p w14:paraId="6ED87C79" w14:textId="77777777" w:rsidR="00815354" w:rsidRPr="00815354" w:rsidRDefault="00815354" w:rsidP="00815354">
            <w:r w:rsidRPr="00815354">
              <w:rPr>
                <w:rtl/>
              </w:rPr>
              <w:t>بَيْتُكَ</w:t>
            </w:r>
          </w:p>
        </w:tc>
        <w:tc>
          <w:tcPr>
            <w:tcW w:w="0" w:type="auto"/>
            <w:vAlign w:val="center"/>
            <w:hideMark/>
          </w:tcPr>
          <w:p w14:paraId="022C1669" w14:textId="77777777" w:rsidR="00815354" w:rsidRPr="00815354" w:rsidRDefault="00815354" w:rsidP="00815354">
            <w:r w:rsidRPr="00815354">
              <w:t>байтука</w:t>
            </w:r>
          </w:p>
        </w:tc>
      </w:tr>
      <w:tr w:rsidR="00815354" w:rsidRPr="00815354" w14:paraId="2E5F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B078" w14:textId="77777777" w:rsidR="00815354" w:rsidRPr="00815354" w:rsidRDefault="00815354" w:rsidP="00815354">
            <w:r w:rsidRPr="00815354">
              <w:rPr>
                <w:b/>
                <w:bCs/>
              </w:rPr>
              <w:lastRenderedPageBreak/>
              <w:t>его дом</w:t>
            </w:r>
          </w:p>
        </w:tc>
        <w:tc>
          <w:tcPr>
            <w:tcW w:w="0" w:type="auto"/>
            <w:vAlign w:val="center"/>
            <w:hideMark/>
          </w:tcPr>
          <w:p w14:paraId="23F2C4FC" w14:textId="77777777" w:rsidR="00815354" w:rsidRPr="00815354" w:rsidRDefault="00815354" w:rsidP="00815354">
            <w:r w:rsidRPr="00815354">
              <w:rPr>
                <w:rtl/>
              </w:rPr>
              <w:t>بَيْتُهُ</w:t>
            </w:r>
          </w:p>
        </w:tc>
        <w:tc>
          <w:tcPr>
            <w:tcW w:w="0" w:type="auto"/>
            <w:vAlign w:val="center"/>
            <w:hideMark/>
          </w:tcPr>
          <w:p w14:paraId="337BC5C6" w14:textId="77777777" w:rsidR="00815354" w:rsidRPr="00815354" w:rsidRDefault="00815354" w:rsidP="00815354">
            <w:r w:rsidRPr="00815354">
              <w:t>байтуху</w:t>
            </w:r>
          </w:p>
        </w:tc>
      </w:tr>
      <w:tr w:rsidR="00815354" w:rsidRPr="00815354" w14:paraId="1320F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ED8E" w14:textId="77777777" w:rsidR="00815354" w:rsidRPr="00815354" w:rsidRDefault="00815354" w:rsidP="00815354">
            <w:r w:rsidRPr="00815354">
              <w:rPr>
                <w:b/>
                <w:bCs/>
              </w:rPr>
              <w:t>её дом</w:t>
            </w:r>
          </w:p>
        </w:tc>
        <w:tc>
          <w:tcPr>
            <w:tcW w:w="0" w:type="auto"/>
            <w:vAlign w:val="center"/>
            <w:hideMark/>
          </w:tcPr>
          <w:p w14:paraId="4C921B1B" w14:textId="77777777" w:rsidR="00815354" w:rsidRPr="00815354" w:rsidRDefault="00815354" w:rsidP="00815354">
            <w:r w:rsidRPr="00815354">
              <w:rPr>
                <w:rtl/>
              </w:rPr>
              <w:t>بَيْتُهَا</w:t>
            </w:r>
          </w:p>
        </w:tc>
        <w:tc>
          <w:tcPr>
            <w:tcW w:w="0" w:type="auto"/>
            <w:vAlign w:val="center"/>
            <w:hideMark/>
          </w:tcPr>
          <w:p w14:paraId="1C26AF55" w14:textId="77777777" w:rsidR="00815354" w:rsidRPr="00815354" w:rsidRDefault="00815354" w:rsidP="00815354">
            <w:r w:rsidRPr="00815354">
              <w:t>байтухā</w:t>
            </w:r>
          </w:p>
        </w:tc>
      </w:tr>
      <w:tr w:rsidR="00815354" w:rsidRPr="00815354" w14:paraId="34556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92F8" w14:textId="77777777" w:rsidR="00815354" w:rsidRPr="00815354" w:rsidRDefault="00815354" w:rsidP="00815354">
            <w:r w:rsidRPr="00815354">
              <w:rPr>
                <w:b/>
                <w:bCs/>
              </w:rPr>
              <w:t>наш дом</w:t>
            </w:r>
          </w:p>
        </w:tc>
        <w:tc>
          <w:tcPr>
            <w:tcW w:w="0" w:type="auto"/>
            <w:vAlign w:val="center"/>
            <w:hideMark/>
          </w:tcPr>
          <w:p w14:paraId="62B83472" w14:textId="77777777" w:rsidR="00815354" w:rsidRPr="00815354" w:rsidRDefault="00815354" w:rsidP="00815354">
            <w:r w:rsidRPr="00815354">
              <w:rPr>
                <w:rtl/>
              </w:rPr>
              <w:t>بَيْتُنَا</w:t>
            </w:r>
          </w:p>
        </w:tc>
        <w:tc>
          <w:tcPr>
            <w:tcW w:w="0" w:type="auto"/>
            <w:vAlign w:val="center"/>
            <w:hideMark/>
          </w:tcPr>
          <w:p w14:paraId="4FC0D919" w14:textId="77777777" w:rsidR="00815354" w:rsidRPr="00815354" w:rsidRDefault="00815354" w:rsidP="00815354">
            <w:r w:rsidRPr="00815354">
              <w:t>байтунā</w:t>
            </w:r>
          </w:p>
        </w:tc>
      </w:tr>
    </w:tbl>
    <w:p w14:paraId="4C24AB61" w14:textId="77777777" w:rsidR="00815354" w:rsidRPr="00815354" w:rsidRDefault="00815354" w:rsidP="00815354">
      <w:r w:rsidRPr="00815354">
        <w:pict w14:anchorId="4AA62DEF">
          <v:rect id="_x0000_i1285" style="width:0;height:1.5pt" o:hralign="center" o:hrstd="t" o:hr="t" fillcolor="#a0a0a0" stroked="f"/>
        </w:pict>
      </w:r>
    </w:p>
    <w:p w14:paraId="35CF93B0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🌸</w:t>
      </w:r>
      <w:r w:rsidRPr="00815354">
        <w:rPr>
          <w:b/>
          <w:bCs/>
        </w:rPr>
        <w:t xml:space="preserve"> ЧАСТЬ 5: Притяжательные местоимения с женским родом</w:t>
      </w:r>
    </w:p>
    <w:p w14:paraId="77618C8B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 xml:space="preserve">С словами на </w:t>
      </w:r>
      <w:r w:rsidRPr="00815354">
        <w:rPr>
          <w:b/>
          <w:bCs/>
          <w:rtl/>
        </w:rPr>
        <w:t>ـةٌ</w:t>
      </w:r>
      <w:r w:rsidRPr="00815354">
        <w:rPr>
          <w:b/>
          <w:bCs/>
        </w:rPr>
        <w:t xml:space="preserve"> (та марбута):</w:t>
      </w:r>
    </w:p>
    <w:p w14:paraId="7459A6E1" w14:textId="77777777" w:rsidR="00815354" w:rsidRPr="00815354" w:rsidRDefault="00815354" w:rsidP="00815354">
      <w:r w:rsidRPr="00815354">
        <w:rPr>
          <w:b/>
          <w:bCs/>
        </w:rPr>
        <w:t>Правило:</w:t>
      </w:r>
      <w:r w:rsidRPr="00815354">
        <w:t xml:space="preserve"> Буква </w:t>
      </w:r>
      <w:r w:rsidRPr="00815354">
        <w:rPr>
          <w:rtl/>
        </w:rPr>
        <w:t>ة</w:t>
      </w:r>
      <w:r w:rsidRPr="00815354">
        <w:t xml:space="preserve"> превращается в </w:t>
      </w:r>
      <w:r w:rsidRPr="00815354">
        <w:rPr>
          <w:rtl/>
        </w:rPr>
        <w:t>ت</w:t>
      </w:r>
      <w:r w:rsidRPr="00815354">
        <w:t xml:space="preserve"> перед притяжательным суффиксом!</w:t>
      </w:r>
    </w:p>
    <w:p w14:paraId="2E6405A4" w14:textId="77777777" w:rsidR="00815354" w:rsidRPr="00815354" w:rsidRDefault="00815354" w:rsidP="00815354">
      <w:r w:rsidRPr="00815354">
        <w:pict w14:anchorId="643CF606">
          <v:rect id="_x0000_i1286" style="width:0;height:1.5pt" o:hralign="center" o:hrstd="t" o:hr="t" fillcolor="#a0a0a0" stroked="f"/>
        </w:pict>
      </w:r>
    </w:p>
    <w:p w14:paraId="4E3940D0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 xml:space="preserve">Примеры с </w:t>
      </w:r>
      <w:r w:rsidRPr="00815354">
        <w:rPr>
          <w:b/>
          <w:bCs/>
          <w:rtl/>
        </w:rPr>
        <w:t>سَيَّارَةٌ</w:t>
      </w:r>
      <w:r w:rsidRPr="00815354">
        <w:rPr>
          <w:b/>
          <w:bCs/>
        </w:rPr>
        <w:t xml:space="preserve"> (машина):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170"/>
        <w:gridCol w:w="1708"/>
      </w:tblGrid>
      <w:tr w:rsidR="00815354" w:rsidRPr="00815354" w14:paraId="64283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85C69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757DCA62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75CA122D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</w:tr>
      <w:tr w:rsidR="00815354" w:rsidRPr="00815354" w14:paraId="23D71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AF24" w14:textId="77777777" w:rsidR="00815354" w:rsidRPr="00815354" w:rsidRDefault="00815354" w:rsidP="00815354">
            <w:r w:rsidRPr="00815354">
              <w:rPr>
                <w:b/>
                <w:bCs/>
              </w:rPr>
              <w:t>моя машина</w:t>
            </w:r>
          </w:p>
        </w:tc>
        <w:tc>
          <w:tcPr>
            <w:tcW w:w="0" w:type="auto"/>
            <w:vAlign w:val="center"/>
            <w:hideMark/>
          </w:tcPr>
          <w:p w14:paraId="6652F582" w14:textId="77777777" w:rsidR="00815354" w:rsidRPr="00815354" w:rsidRDefault="00815354" w:rsidP="00815354">
            <w:r w:rsidRPr="00815354">
              <w:rPr>
                <w:rtl/>
              </w:rPr>
              <w:t>سَيَّارَتِي</w:t>
            </w:r>
          </w:p>
        </w:tc>
        <w:tc>
          <w:tcPr>
            <w:tcW w:w="0" w:type="auto"/>
            <w:vAlign w:val="center"/>
            <w:hideMark/>
          </w:tcPr>
          <w:p w14:paraId="17A158C4" w14:textId="77777777" w:rsidR="00815354" w:rsidRPr="00815354" w:rsidRDefault="00815354" w:rsidP="00815354">
            <w:r w:rsidRPr="00815354">
              <w:t>саййаратӣ</w:t>
            </w:r>
          </w:p>
        </w:tc>
      </w:tr>
      <w:tr w:rsidR="00815354" w:rsidRPr="00815354" w14:paraId="37DC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914A" w14:textId="77777777" w:rsidR="00815354" w:rsidRPr="00815354" w:rsidRDefault="00815354" w:rsidP="00815354">
            <w:r w:rsidRPr="00815354">
              <w:rPr>
                <w:b/>
                <w:bCs/>
              </w:rPr>
              <w:t>твоя машина</w:t>
            </w:r>
            <w:r w:rsidRPr="00815354">
              <w:t xml:space="preserve"> (м.р.)</w:t>
            </w:r>
          </w:p>
        </w:tc>
        <w:tc>
          <w:tcPr>
            <w:tcW w:w="0" w:type="auto"/>
            <w:vAlign w:val="center"/>
            <w:hideMark/>
          </w:tcPr>
          <w:p w14:paraId="0A4F793C" w14:textId="77777777" w:rsidR="00815354" w:rsidRPr="00815354" w:rsidRDefault="00815354" w:rsidP="00815354">
            <w:r w:rsidRPr="00815354">
              <w:rPr>
                <w:rtl/>
              </w:rPr>
              <w:t>سَيَّارَتُكَ</w:t>
            </w:r>
          </w:p>
        </w:tc>
        <w:tc>
          <w:tcPr>
            <w:tcW w:w="0" w:type="auto"/>
            <w:vAlign w:val="center"/>
            <w:hideMark/>
          </w:tcPr>
          <w:p w14:paraId="25EAB2DD" w14:textId="77777777" w:rsidR="00815354" w:rsidRPr="00815354" w:rsidRDefault="00815354" w:rsidP="00815354">
            <w:r w:rsidRPr="00815354">
              <w:t>саййаратука</w:t>
            </w:r>
          </w:p>
        </w:tc>
      </w:tr>
      <w:tr w:rsidR="00815354" w:rsidRPr="00815354" w14:paraId="16633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4578" w14:textId="77777777" w:rsidR="00815354" w:rsidRPr="00815354" w:rsidRDefault="00815354" w:rsidP="00815354">
            <w:r w:rsidRPr="00815354">
              <w:rPr>
                <w:b/>
                <w:bCs/>
              </w:rPr>
              <w:t>его машина</w:t>
            </w:r>
          </w:p>
        </w:tc>
        <w:tc>
          <w:tcPr>
            <w:tcW w:w="0" w:type="auto"/>
            <w:vAlign w:val="center"/>
            <w:hideMark/>
          </w:tcPr>
          <w:p w14:paraId="636FCD08" w14:textId="77777777" w:rsidR="00815354" w:rsidRPr="00815354" w:rsidRDefault="00815354" w:rsidP="00815354">
            <w:r w:rsidRPr="00815354">
              <w:rPr>
                <w:rtl/>
              </w:rPr>
              <w:t>سَيَّارَتُهُ</w:t>
            </w:r>
          </w:p>
        </w:tc>
        <w:tc>
          <w:tcPr>
            <w:tcW w:w="0" w:type="auto"/>
            <w:vAlign w:val="center"/>
            <w:hideMark/>
          </w:tcPr>
          <w:p w14:paraId="53198DD6" w14:textId="77777777" w:rsidR="00815354" w:rsidRPr="00815354" w:rsidRDefault="00815354" w:rsidP="00815354">
            <w:r w:rsidRPr="00815354">
              <w:t>саййаратуху</w:t>
            </w:r>
          </w:p>
        </w:tc>
      </w:tr>
      <w:tr w:rsidR="00815354" w:rsidRPr="00815354" w14:paraId="7C2B4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3F07" w14:textId="77777777" w:rsidR="00815354" w:rsidRPr="00815354" w:rsidRDefault="00815354" w:rsidP="00815354">
            <w:r w:rsidRPr="00815354">
              <w:rPr>
                <w:b/>
                <w:bCs/>
              </w:rPr>
              <w:t>её машина</w:t>
            </w:r>
          </w:p>
        </w:tc>
        <w:tc>
          <w:tcPr>
            <w:tcW w:w="0" w:type="auto"/>
            <w:vAlign w:val="center"/>
            <w:hideMark/>
          </w:tcPr>
          <w:p w14:paraId="7AC8E63A" w14:textId="77777777" w:rsidR="00815354" w:rsidRPr="00815354" w:rsidRDefault="00815354" w:rsidP="00815354">
            <w:r w:rsidRPr="00815354">
              <w:rPr>
                <w:rtl/>
              </w:rPr>
              <w:t>سَيَّارَتُهَا</w:t>
            </w:r>
          </w:p>
        </w:tc>
        <w:tc>
          <w:tcPr>
            <w:tcW w:w="0" w:type="auto"/>
            <w:vAlign w:val="center"/>
            <w:hideMark/>
          </w:tcPr>
          <w:p w14:paraId="0835347D" w14:textId="77777777" w:rsidR="00815354" w:rsidRPr="00815354" w:rsidRDefault="00815354" w:rsidP="00815354">
            <w:r w:rsidRPr="00815354">
              <w:t>саййаратухā</w:t>
            </w:r>
          </w:p>
        </w:tc>
      </w:tr>
      <w:tr w:rsidR="00815354" w:rsidRPr="00815354" w14:paraId="025AF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3874" w14:textId="77777777" w:rsidR="00815354" w:rsidRPr="00815354" w:rsidRDefault="00815354" w:rsidP="00815354">
            <w:r w:rsidRPr="00815354">
              <w:rPr>
                <w:b/>
                <w:bCs/>
              </w:rPr>
              <w:t>наша машина</w:t>
            </w:r>
          </w:p>
        </w:tc>
        <w:tc>
          <w:tcPr>
            <w:tcW w:w="0" w:type="auto"/>
            <w:vAlign w:val="center"/>
            <w:hideMark/>
          </w:tcPr>
          <w:p w14:paraId="1AB174D0" w14:textId="77777777" w:rsidR="00815354" w:rsidRPr="00815354" w:rsidRDefault="00815354" w:rsidP="00815354">
            <w:r w:rsidRPr="00815354">
              <w:rPr>
                <w:rtl/>
              </w:rPr>
              <w:t>سَيَّارَتُنَا</w:t>
            </w:r>
          </w:p>
        </w:tc>
        <w:tc>
          <w:tcPr>
            <w:tcW w:w="0" w:type="auto"/>
            <w:vAlign w:val="center"/>
            <w:hideMark/>
          </w:tcPr>
          <w:p w14:paraId="24DB0BA8" w14:textId="77777777" w:rsidR="00815354" w:rsidRPr="00815354" w:rsidRDefault="00815354" w:rsidP="00815354">
            <w:r w:rsidRPr="00815354">
              <w:t>саййаратунā</w:t>
            </w:r>
          </w:p>
        </w:tc>
      </w:tr>
    </w:tbl>
    <w:p w14:paraId="771FE326" w14:textId="77777777" w:rsidR="00815354" w:rsidRPr="00815354" w:rsidRDefault="00815354" w:rsidP="00815354">
      <w:r w:rsidRPr="00815354">
        <w:rPr>
          <w:b/>
          <w:bCs/>
        </w:rPr>
        <w:t>Примечание:</w:t>
      </w:r>
      <w:r w:rsidRPr="00815354">
        <w:t xml:space="preserve"> </w:t>
      </w:r>
      <w:r w:rsidRPr="00815354">
        <w:rPr>
          <w:rtl/>
        </w:rPr>
        <w:t>ة → ت</w:t>
      </w:r>
      <w:r w:rsidRPr="00815354">
        <w:t xml:space="preserve"> (та марбута становится обычной "та")</w:t>
      </w:r>
    </w:p>
    <w:p w14:paraId="1D5A221E" w14:textId="77777777" w:rsidR="00815354" w:rsidRPr="00815354" w:rsidRDefault="00815354" w:rsidP="00815354">
      <w:r w:rsidRPr="00815354">
        <w:pict w14:anchorId="11B739F8">
          <v:rect id="_x0000_i1287" style="width:0;height:1.5pt" o:hralign="center" o:hrstd="t" o:hr="t" fillcolor="#a0a0a0" stroked="f"/>
        </w:pict>
      </w:r>
    </w:p>
    <w:p w14:paraId="25DBA64D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 xml:space="preserve">Примеры с </w:t>
      </w:r>
      <w:r w:rsidRPr="00815354">
        <w:rPr>
          <w:b/>
          <w:bCs/>
          <w:rtl/>
        </w:rPr>
        <w:t>حَقِيبَةٌ</w:t>
      </w:r>
      <w:r w:rsidRPr="00815354">
        <w:rPr>
          <w:b/>
          <w:bCs/>
        </w:rPr>
        <w:t xml:space="preserve"> (сумка):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170"/>
        <w:gridCol w:w="1708"/>
      </w:tblGrid>
      <w:tr w:rsidR="00815354" w:rsidRPr="00815354" w14:paraId="0F727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7A3CC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4CA3C26B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41665FB5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</w:tr>
      <w:tr w:rsidR="00815354" w:rsidRPr="00815354" w14:paraId="1EE3E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4166" w14:textId="77777777" w:rsidR="00815354" w:rsidRPr="00815354" w:rsidRDefault="00815354" w:rsidP="00815354">
            <w:r w:rsidRPr="00815354">
              <w:rPr>
                <w:b/>
                <w:bCs/>
              </w:rPr>
              <w:t>моя сумка</w:t>
            </w:r>
          </w:p>
        </w:tc>
        <w:tc>
          <w:tcPr>
            <w:tcW w:w="0" w:type="auto"/>
            <w:vAlign w:val="center"/>
            <w:hideMark/>
          </w:tcPr>
          <w:p w14:paraId="0B89C345" w14:textId="77777777" w:rsidR="00815354" w:rsidRPr="00815354" w:rsidRDefault="00815354" w:rsidP="00815354">
            <w:r w:rsidRPr="00815354">
              <w:rPr>
                <w:rtl/>
              </w:rPr>
              <w:t>حَقِيبَتِي</w:t>
            </w:r>
          </w:p>
        </w:tc>
        <w:tc>
          <w:tcPr>
            <w:tcW w:w="0" w:type="auto"/>
            <w:vAlign w:val="center"/>
            <w:hideMark/>
          </w:tcPr>
          <w:p w14:paraId="3F14E00B" w14:textId="77777777" w:rsidR="00815354" w:rsidRPr="00815354" w:rsidRDefault="00815354" w:rsidP="00815354">
            <w:r w:rsidRPr="00815354">
              <w:t>хак̣ӣбатӣ</w:t>
            </w:r>
          </w:p>
        </w:tc>
      </w:tr>
      <w:tr w:rsidR="00815354" w:rsidRPr="00815354" w14:paraId="08CF9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FC33" w14:textId="77777777" w:rsidR="00815354" w:rsidRPr="00815354" w:rsidRDefault="00815354" w:rsidP="00815354">
            <w:r w:rsidRPr="00815354">
              <w:rPr>
                <w:b/>
                <w:bCs/>
              </w:rPr>
              <w:t>твоя сумка</w:t>
            </w:r>
            <w:r w:rsidRPr="00815354">
              <w:t xml:space="preserve"> (м.р.)</w:t>
            </w:r>
          </w:p>
        </w:tc>
        <w:tc>
          <w:tcPr>
            <w:tcW w:w="0" w:type="auto"/>
            <w:vAlign w:val="center"/>
            <w:hideMark/>
          </w:tcPr>
          <w:p w14:paraId="0964F743" w14:textId="77777777" w:rsidR="00815354" w:rsidRPr="00815354" w:rsidRDefault="00815354" w:rsidP="00815354">
            <w:r w:rsidRPr="00815354">
              <w:rPr>
                <w:rtl/>
              </w:rPr>
              <w:t>حَقِيبَتُكَ</w:t>
            </w:r>
          </w:p>
        </w:tc>
        <w:tc>
          <w:tcPr>
            <w:tcW w:w="0" w:type="auto"/>
            <w:vAlign w:val="center"/>
            <w:hideMark/>
          </w:tcPr>
          <w:p w14:paraId="016E8ACD" w14:textId="77777777" w:rsidR="00815354" w:rsidRPr="00815354" w:rsidRDefault="00815354" w:rsidP="00815354">
            <w:r w:rsidRPr="00815354">
              <w:t>хак̣ӣбатука</w:t>
            </w:r>
          </w:p>
        </w:tc>
      </w:tr>
      <w:tr w:rsidR="00815354" w:rsidRPr="00815354" w14:paraId="7F80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FBBC" w14:textId="77777777" w:rsidR="00815354" w:rsidRPr="00815354" w:rsidRDefault="00815354" w:rsidP="00815354">
            <w:r w:rsidRPr="00815354">
              <w:rPr>
                <w:b/>
                <w:bCs/>
              </w:rPr>
              <w:t>его сумка</w:t>
            </w:r>
          </w:p>
        </w:tc>
        <w:tc>
          <w:tcPr>
            <w:tcW w:w="0" w:type="auto"/>
            <w:vAlign w:val="center"/>
            <w:hideMark/>
          </w:tcPr>
          <w:p w14:paraId="23871BDA" w14:textId="77777777" w:rsidR="00815354" w:rsidRPr="00815354" w:rsidRDefault="00815354" w:rsidP="00815354">
            <w:r w:rsidRPr="00815354">
              <w:rPr>
                <w:rtl/>
              </w:rPr>
              <w:t>حَقِيبَتُهُ</w:t>
            </w:r>
          </w:p>
        </w:tc>
        <w:tc>
          <w:tcPr>
            <w:tcW w:w="0" w:type="auto"/>
            <w:vAlign w:val="center"/>
            <w:hideMark/>
          </w:tcPr>
          <w:p w14:paraId="11442D0A" w14:textId="77777777" w:rsidR="00815354" w:rsidRPr="00815354" w:rsidRDefault="00815354" w:rsidP="00815354">
            <w:r w:rsidRPr="00815354">
              <w:t>хак̣ӣбатуху</w:t>
            </w:r>
          </w:p>
        </w:tc>
      </w:tr>
      <w:tr w:rsidR="00815354" w:rsidRPr="00815354" w14:paraId="5FF10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E0DB" w14:textId="77777777" w:rsidR="00815354" w:rsidRPr="00815354" w:rsidRDefault="00815354" w:rsidP="00815354">
            <w:r w:rsidRPr="00815354">
              <w:rPr>
                <w:b/>
                <w:bCs/>
              </w:rPr>
              <w:lastRenderedPageBreak/>
              <w:t>наша сумка</w:t>
            </w:r>
          </w:p>
        </w:tc>
        <w:tc>
          <w:tcPr>
            <w:tcW w:w="0" w:type="auto"/>
            <w:vAlign w:val="center"/>
            <w:hideMark/>
          </w:tcPr>
          <w:p w14:paraId="48EBD659" w14:textId="77777777" w:rsidR="00815354" w:rsidRPr="00815354" w:rsidRDefault="00815354" w:rsidP="00815354">
            <w:r w:rsidRPr="00815354">
              <w:rPr>
                <w:rtl/>
              </w:rPr>
              <w:t>حَقِيبَتُنَا</w:t>
            </w:r>
          </w:p>
        </w:tc>
        <w:tc>
          <w:tcPr>
            <w:tcW w:w="0" w:type="auto"/>
            <w:vAlign w:val="center"/>
            <w:hideMark/>
          </w:tcPr>
          <w:p w14:paraId="1A8AF54B" w14:textId="77777777" w:rsidR="00815354" w:rsidRPr="00815354" w:rsidRDefault="00815354" w:rsidP="00815354">
            <w:r w:rsidRPr="00815354">
              <w:t>хак̣ӣбатунā</w:t>
            </w:r>
          </w:p>
        </w:tc>
      </w:tr>
    </w:tbl>
    <w:p w14:paraId="3BC07D7F" w14:textId="77777777" w:rsidR="00815354" w:rsidRPr="00815354" w:rsidRDefault="00815354" w:rsidP="00815354">
      <w:r w:rsidRPr="00815354">
        <w:pict w14:anchorId="3D37A740">
          <v:rect id="_x0000_i1288" style="width:0;height:1.5pt" o:hralign="center" o:hrstd="t" o:hr="t" fillcolor="#a0a0a0" stroked="f"/>
        </w:pict>
      </w:r>
    </w:p>
    <w:p w14:paraId="629B4DD2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📖</w:t>
      </w:r>
      <w:r w:rsidRPr="00815354">
        <w:rPr>
          <w:b/>
          <w:bCs/>
        </w:rPr>
        <w:t xml:space="preserve"> ЧАСТЬ 6: Новые слова (словарь урока 6)</w:t>
      </w:r>
    </w:p>
    <w:p w14:paraId="7B056593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Предметы и вещи: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266"/>
      </w:tblGrid>
      <w:tr w:rsidR="00815354" w:rsidRPr="00815354" w14:paraId="4F904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6B503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172AEA44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6469F2B1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Перевод</w:t>
            </w:r>
          </w:p>
        </w:tc>
      </w:tr>
      <w:tr w:rsidR="00815354" w:rsidRPr="00815354" w14:paraId="746C5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50BB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كِتَابٌ</w:t>
            </w:r>
          </w:p>
        </w:tc>
        <w:tc>
          <w:tcPr>
            <w:tcW w:w="0" w:type="auto"/>
            <w:vAlign w:val="center"/>
            <w:hideMark/>
          </w:tcPr>
          <w:p w14:paraId="0EC4FC5D" w14:textId="77777777" w:rsidR="00815354" w:rsidRPr="00815354" w:rsidRDefault="00815354" w:rsidP="00815354">
            <w:r w:rsidRPr="00815354">
              <w:t>кита̄бун</w:t>
            </w:r>
          </w:p>
        </w:tc>
        <w:tc>
          <w:tcPr>
            <w:tcW w:w="0" w:type="auto"/>
            <w:vAlign w:val="center"/>
            <w:hideMark/>
          </w:tcPr>
          <w:p w14:paraId="36123AF3" w14:textId="77777777" w:rsidR="00815354" w:rsidRPr="00815354" w:rsidRDefault="00815354" w:rsidP="00815354">
            <w:r w:rsidRPr="00815354">
              <w:t>книга</w:t>
            </w:r>
          </w:p>
        </w:tc>
      </w:tr>
      <w:tr w:rsidR="00815354" w:rsidRPr="00815354" w14:paraId="760AF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A66B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قَلَمٌ</w:t>
            </w:r>
          </w:p>
        </w:tc>
        <w:tc>
          <w:tcPr>
            <w:tcW w:w="0" w:type="auto"/>
            <w:vAlign w:val="center"/>
            <w:hideMark/>
          </w:tcPr>
          <w:p w14:paraId="342E5F9E" w14:textId="77777777" w:rsidR="00815354" w:rsidRPr="00815354" w:rsidRDefault="00815354" w:rsidP="00815354">
            <w:r w:rsidRPr="00815354">
              <w:t>к̣аламун</w:t>
            </w:r>
          </w:p>
        </w:tc>
        <w:tc>
          <w:tcPr>
            <w:tcW w:w="0" w:type="auto"/>
            <w:vAlign w:val="center"/>
            <w:hideMark/>
          </w:tcPr>
          <w:p w14:paraId="7216F6E7" w14:textId="77777777" w:rsidR="00815354" w:rsidRPr="00815354" w:rsidRDefault="00815354" w:rsidP="00815354">
            <w:r w:rsidRPr="00815354">
              <w:t>ручка</w:t>
            </w:r>
          </w:p>
        </w:tc>
      </w:tr>
      <w:tr w:rsidR="00815354" w:rsidRPr="00815354" w14:paraId="51E2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E7FB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دَفْتَرٌ</w:t>
            </w:r>
          </w:p>
        </w:tc>
        <w:tc>
          <w:tcPr>
            <w:tcW w:w="0" w:type="auto"/>
            <w:vAlign w:val="center"/>
            <w:hideMark/>
          </w:tcPr>
          <w:p w14:paraId="09FE428E" w14:textId="77777777" w:rsidR="00815354" w:rsidRPr="00815354" w:rsidRDefault="00815354" w:rsidP="00815354">
            <w:r w:rsidRPr="00815354">
              <w:t>дафтарун</w:t>
            </w:r>
          </w:p>
        </w:tc>
        <w:tc>
          <w:tcPr>
            <w:tcW w:w="0" w:type="auto"/>
            <w:vAlign w:val="center"/>
            <w:hideMark/>
          </w:tcPr>
          <w:p w14:paraId="7A4C082A" w14:textId="77777777" w:rsidR="00815354" w:rsidRPr="00815354" w:rsidRDefault="00815354" w:rsidP="00815354">
            <w:r w:rsidRPr="00815354">
              <w:t>тетрадь</w:t>
            </w:r>
          </w:p>
        </w:tc>
      </w:tr>
      <w:tr w:rsidR="00815354" w:rsidRPr="00815354" w14:paraId="1FAE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40A1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حَقِيبَةٌ</w:t>
            </w:r>
          </w:p>
        </w:tc>
        <w:tc>
          <w:tcPr>
            <w:tcW w:w="0" w:type="auto"/>
            <w:vAlign w:val="center"/>
            <w:hideMark/>
          </w:tcPr>
          <w:p w14:paraId="1654487E" w14:textId="77777777" w:rsidR="00815354" w:rsidRPr="00815354" w:rsidRDefault="00815354" w:rsidP="00815354">
            <w:r w:rsidRPr="00815354">
              <w:t>хак̣ӣбатун</w:t>
            </w:r>
          </w:p>
        </w:tc>
        <w:tc>
          <w:tcPr>
            <w:tcW w:w="0" w:type="auto"/>
            <w:vAlign w:val="center"/>
            <w:hideMark/>
          </w:tcPr>
          <w:p w14:paraId="3A6DC1BF" w14:textId="77777777" w:rsidR="00815354" w:rsidRPr="00815354" w:rsidRDefault="00815354" w:rsidP="00815354">
            <w:r w:rsidRPr="00815354">
              <w:t>сумка</w:t>
            </w:r>
          </w:p>
        </w:tc>
      </w:tr>
      <w:tr w:rsidR="00815354" w:rsidRPr="00815354" w14:paraId="6566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3591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بَيْتٌ</w:t>
            </w:r>
          </w:p>
        </w:tc>
        <w:tc>
          <w:tcPr>
            <w:tcW w:w="0" w:type="auto"/>
            <w:vAlign w:val="center"/>
            <w:hideMark/>
          </w:tcPr>
          <w:p w14:paraId="77CEBA03" w14:textId="77777777" w:rsidR="00815354" w:rsidRPr="00815354" w:rsidRDefault="00815354" w:rsidP="00815354">
            <w:r w:rsidRPr="00815354">
              <w:t>байтун</w:t>
            </w:r>
          </w:p>
        </w:tc>
        <w:tc>
          <w:tcPr>
            <w:tcW w:w="0" w:type="auto"/>
            <w:vAlign w:val="center"/>
            <w:hideMark/>
          </w:tcPr>
          <w:p w14:paraId="50C30A16" w14:textId="77777777" w:rsidR="00815354" w:rsidRPr="00815354" w:rsidRDefault="00815354" w:rsidP="00815354">
            <w:r w:rsidRPr="00815354">
              <w:t>дом</w:t>
            </w:r>
          </w:p>
        </w:tc>
      </w:tr>
      <w:tr w:rsidR="00815354" w:rsidRPr="00815354" w14:paraId="1DF68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6CA2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غُرْفَةٌ</w:t>
            </w:r>
          </w:p>
        </w:tc>
        <w:tc>
          <w:tcPr>
            <w:tcW w:w="0" w:type="auto"/>
            <w:vAlign w:val="center"/>
            <w:hideMark/>
          </w:tcPr>
          <w:p w14:paraId="684A64EE" w14:textId="77777777" w:rsidR="00815354" w:rsidRPr="00815354" w:rsidRDefault="00815354" w:rsidP="00815354">
            <w:r w:rsidRPr="00815354">
              <w:t>г̣урфатун</w:t>
            </w:r>
          </w:p>
        </w:tc>
        <w:tc>
          <w:tcPr>
            <w:tcW w:w="0" w:type="auto"/>
            <w:vAlign w:val="center"/>
            <w:hideMark/>
          </w:tcPr>
          <w:p w14:paraId="090EF5C0" w14:textId="77777777" w:rsidR="00815354" w:rsidRPr="00815354" w:rsidRDefault="00815354" w:rsidP="00815354">
            <w:r w:rsidRPr="00815354">
              <w:t>комната</w:t>
            </w:r>
          </w:p>
        </w:tc>
      </w:tr>
      <w:tr w:rsidR="00815354" w:rsidRPr="00815354" w14:paraId="5D457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C95D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سَيَّارَةٌ</w:t>
            </w:r>
          </w:p>
        </w:tc>
        <w:tc>
          <w:tcPr>
            <w:tcW w:w="0" w:type="auto"/>
            <w:vAlign w:val="center"/>
            <w:hideMark/>
          </w:tcPr>
          <w:p w14:paraId="1011BCCB" w14:textId="77777777" w:rsidR="00815354" w:rsidRPr="00815354" w:rsidRDefault="00815354" w:rsidP="00815354">
            <w:r w:rsidRPr="00815354">
              <w:t>саййаратун</w:t>
            </w:r>
          </w:p>
        </w:tc>
        <w:tc>
          <w:tcPr>
            <w:tcW w:w="0" w:type="auto"/>
            <w:vAlign w:val="center"/>
            <w:hideMark/>
          </w:tcPr>
          <w:p w14:paraId="13848094" w14:textId="77777777" w:rsidR="00815354" w:rsidRPr="00815354" w:rsidRDefault="00815354" w:rsidP="00815354">
            <w:r w:rsidRPr="00815354">
              <w:t>машина</w:t>
            </w:r>
          </w:p>
        </w:tc>
      </w:tr>
      <w:tr w:rsidR="00815354" w:rsidRPr="00815354" w14:paraId="21479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B477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هَاتِفٌ</w:t>
            </w:r>
          </w:p>
        </w:tc>
        <w:tc>
          <w:tcPr>
            <w:tcW w:w="0" w:type="auto"/>
            <w:vAlign w:val="center"/>
            <w:hideMark/>
          </w:tcPr>
          <w:p w14:paraId="63782580" w14:textId="77777777" w:rsidR="00815354" w:rsidRPr="00815354" w:rsidRDefault="00815354" w:rsidP="00815354">
            <w:r w:rsidRPr="00815354">
              <w:t>ха̄тифун</w:t>
            </w:r>
          </w:p>
        </w:tc>
        <w:tc>
          <w:tcPr>
            <w:tcW w:w="0" w:type="auto"/>
            <w:vAlign w:val="center"/>
            <w:hideMark/>
          </w:tcPr>
          <w:p w14:paraId="13438B66" w14:textId="77777777" w:rsidR="00815354" w:rsidRPr="00815354" w:rsidRDefault="00815354" w:rsidP="00815354">
            <w:r w:rsidRPr="00815354">
              <w:t>телефон</w:t>
            </w:r>
          </w:p>
        </w:tc>
      </w:tr>
      <w:tr w:rsidR="00815354" w:rsidRPr="00815354" w14:paraId="78562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BCD5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حَاسُوبٌ</w:t>
            </w:r>
          </w:p>
        </w:tc>
        <w:tc>
          <w:tcPr>
            <w:tcW w:w="0" w:type="auto"/>
            <w:vAlign w:val="center"/>
            <w:hideMark/>
          </w:tcPr>
          <w:p w14:paraId="1ED7132B" w14:textId="77777777" w:rsidR="00815354" w:rsidRPr="00815354" w:rsidRDefault="00815354" w:rsidP="00815354">
            <w:r w:rsidRPr="00815354">
              <w:t>ха̄сӯбун</w:t>
            </w:r>
          </w:p>
        </w:tc>
        <w:tc>
          <w:tcPr>
            <w:tcW w:w="0" w:type="auto"/>
            <w:vAlign w:val="center"/>
            <w:hideMark/>
          </w:tcPr>
          <w:p w14:paraId="3C071FA7" w14:textId="77777777" w:rsidR="00815354" w:rsidRPr="00815354" w:rsidRDefault="00815354" w:rsidP="00815354">
            <w:r w:rsidRPr="00815354">
              <w:t>компьютер</w:t>
            </w:r>
          </w:p>
        </w:tc>
      </w:tr>
      <w:tr w:rsidR="00815354" w:rsidRPr="00815354" w14:paraId="5B918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76F8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مِفْتَاحٌ</w:t>
            </w:r>
          </w:p>
        </w:tc>
        <w:tc>
          <w:tcPr>
            <w:tcW w:w="0" w:type="auto"/>
            <w:vAlign w:val="center"/>
            <w:hideMark/>
          </w:tcPr>
          <w:p w14:paraId="052CC52A" w14:textId="77777777" w:rsidR="00815354" w:rsidRPr="00815354" w:rsidRDefault="00815354" w:rsidP="00815354">
            <w:r w:rsidRPr="00815354">
              <w:t>мифта̄хун</w:t>
            </w:r>
          </w:p>
        </w:tc>
        <w:tc>
          <w:tcPr>
            <w:tcW w:w="0" w:type="auto"/>
            <w:vAlign w:val="center"/>
            <w:hideMark/>
          </w:tcPr>
          <w:p w14:paraId="21949129" w14:textId="77777777" w:rsidR="00815354" w:rsidRPr="00815354" w:rsidRDefault="00815354" w:rsidP="00815354">
            <w:r w:rsidRPr="00815354">
              <w:t>ключ</w:t>
            </w:r>
          </w:p>
        </w:tc>
      </w:tr>
    </w:tbl>
    <w:p w14:paraId="7A150F67" w14:textId="77777777" w:rsidR="00815354" w:rsidRPr="00815354" w:rsidRDefault="00815354" w:rsidP="00815354">
      <w:r w:rsidRPr="00815354">
        <w:pict w14:anchorId="1B181905">
          <v:rect id="_x0000_i1289" style="width:0;height:1.5pt" o:hralign="center" o:hrstd="t" o:hr="t" fillcolor="#a0a0a0" stroked="f"/>
        </w:pict>
      </w:r>
    </w:p>
    <w:p w14:paraId="14FCDE21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Семья и родственники: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073"/>
      </w:tblGrid>
      <w:tr w:rsidR="00815354" w:rsidRPr="00815354" w14:paraId="02F12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24745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5AD4ED25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59A7E6E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Перевод</w:t>
            </w:r>
          </w:p>
        </w:tc>
      </w:tr>
      <w:tr w:rsidR="00815354" w:rsidRPr="00815354" w14:paraId="23519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AF2F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أَبٌ</w:t>
            </w:r>
          </w:p>
        </w:tc>
        <w:tc>
          <w:tcPr>
            <w:tcW w:w="0" w:type="auto"/>
            <w:vAlign w:val="center"/>
            <w:hideMark/>
          </w:tcPr>
          <w:p w14:paraId="10CA936B" w14:textId="77777777" w:rsidR="00815354" w:rsidRPr="00815354" w:rsidRDefault="00815354" w:rsidP="00815354">
            <w:r w:rsidRPr="00815354">
              <w:t>абун</w:t>
            </w:r>
          </w:p>
        </w:tc>
        <w:tc>
          <w:tcPr>
            <w:tcW w:w="0" w:type="auto"/>
            <w:vAlign w:val="center"/>
            <w:hideMark/>
          </w:tcPr>
          <w:p w14:paraId="4686254B" w14:textId="77777777" w:rsidR="00815354" w:rsidRPr="00815354" w:rsidRDefault="00815354" w:rsidP="00815354">
            <w:r w:rsidRPr="00815354">
              <w:t>отец</w:t>
            </w:r>
          </w:p>
        </w:tc>
      </w:tr>
      <w:tr w:rsidR="00815354" w:rsidRPr="00815354" w14:paraId="2360D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C3EA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أُمٌّ</w:t>
            </w:r>
          </w:p>
        </w:tc>
        <w:tc>
          <w:tcPr>
            <w:tcW w:w="0" w:type="auto"/>
            <w:vAlign w:val="center"/>
            <w:hideMark/>
          </w:tcPr>
          <w:p w14:paraId="2684999D" w14:textId="77777777" w:rsidR="00815354" w:rsidRPr="00815354" w:rsidRDefault="00815354" w:rsidP="00815354">
            <w:r w:rsidRPr="00815354">
              <w:t>уммун</w:t>
            </w:r>
          </w:p>
        </w:tc>
        <w:tc>
          <w:tcPr>
            <w:tcW w:w="0" w:type="auto"/>
            <w:vAlign w:val="center"/>
            <w:hideMark/>
          </w:tcPr>
          <w:p w14:paraId="4805D8F4" w14:textId="77777777" w:rsidR="00815354" w:rsidRPr="00815354" w:rsidRDefault="00815354" w:rsidP="00815354">
            <w:r w:rsidRPr="00815354">
              <w:t>мать</w:t>
            </w:r>
          </w:p>
        </w:tc>
      </w:tr>
      <w:tr w:rsidR="00815354" w:rsidRPr="00815354" w14:paraId="3F803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4FF4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أَخٌ</w:t>
            </w:r>
          </w:p>
        </w:tc>
        <w:tc>
          <w:tcPr>
            <w:tcW w:w="0" w:type="auto"/>
            <w:vAlign w:val="center"/>
            <w:hideMark/>
          </w:tcPr>
          <w:p w14:paraId="14F11AB6" w14:textId="77777777" w:rsidR="00815354" w:rsidRPr="00815354" w:rsidRDefault="00815354" w:rsidP="00815354">
            <w:r w:rsidRPr="00815354">
              <w:t>ахун</w:t>
            </w:r>
          </w:p>
        </w:tc>
        <w:tc>
          <w:tcPr>
            <w:tcW w:w="0" w:type="auto"/>
            <w:vAlign w:val="center"/>
            <w:hideMark/>
          </w:tcPr>
          <w:p w14:paraId="009A6E25" w14:textId="77777777" w:rsidR="00815354" w:rsidRPr="00815354" w:rsidRDefault="00815354" w:rsidP="00815354">
            <w:r w:rsidRPr="00815354">
              <w:t>брат</w:t>
            </w:r>
          </w:p>
        </w:tc>
      </w:tr>
      <w:tr w:rsidR="00815354" w:rsidRPr="00815354" w14:paraId="124F5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4F81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أُخْتٌ</w:t>
            </w:r>
          </w:p>
        </w:tc>
        <w:tc>
          <w:tcPr>
            <w:tcW w:w="0" w:type="auto"/>
            <w:vAlign w:val="center"/>
            <w:hideMark/>
          </w:tcPr>
          <w:p w14:paraId="3BAAC7ED" w14:textId="77777777" w:rsidR="00815354" w:rsidRPr="00815354" w:rsidRDefault="00815354" w:rsidP="00815354">
            <w:r w:rsidRPr="00815354">
              <w:t>ухтун</w:t>
            </w:r>
          </w:p>
        </w:tc>
        <w:tc>
          <w:tcPr>
            <w:tcW w:w="0" w:type="auto"/>
            <w:vAlign w:val="center"/>
            <w:hideMark/>
          </w:tcPr>
          <w:p w14:paraId="21C4B48D" w14:textId="77777777" w:rsidR="00815354" w:rsidRPr="00815354" w:rsidRDefault="00815354" w:rsidP="00815354">
            <w:r w:rsidRPr="00815354">
              <w:t>сестра</w:t>
            </w:r>
          </w:p>
        </w:tc>
      </w:tr>
      <w:tr w:rsidR="00815354" w:rsidRPr="00815354" w14:paraId="25871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7E5E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lastRenderedPageBreak/>
              <w:t>ابْنٌ</w:t>
            </w:r>
          </w:p>
        </w:tc>
        <w:tc>
          <w:tcPr>
            <w:tcW w:w="0" w:type="auto"/>
            <w:vAlign w:val="center"/>
            <w:hideMark/>
          </w:tcPr>
          <w:p w14:paraId="200497B8" w14:textId="77777777" w:rsidR="00815354" w:rsidRPr="00815354" w:rsidRDefault="00815354" w:rsidP="00815354">
            <w:r w:rsidRPr="00815354">
              <w:t>ибнун</w:t>
            </w:r>
          </w:p>
        </w:tc>
        <w:tc>
          <w:tcPr>
            <w:tcW w:w="0" w:type="auto"/>
            <w:vAlign w:val="center"/>
            <w:hideMark/>
          </w:tcPr>
          <w:p w14:paraId="6B3D30D4" w14:textId="77777777" w:rsidR="00815354" w:rsidRPr="00815354" w:rsidRDefault="00815354" w:rsidP="00815354">
            <w:r w:rsidRPr="00815354">
              <w:t>сын</w:t>
            </w:r>
          </w:p>
        </w:tc>
      </w:tr>
      <w:tr w:rsidR="00815354" w:rsidRPr="00815354" w14:paraId="0F246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DFB3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بِنْتٌ</w:t>
            </w:r>
          </w:p>
        </w:tc>
        <w:tc>
          <w:tcPr>
            <w:tcW w:w="0" w:type="auto"/>
            <w:vAlign w:val="center"/>
            <w:hideMark/>
          </w:tcPr>
          <w:p w14:paraId="29B4AC0C" w14:textId="77777777" w:rsidR="00815354" w:rsidRPr="00815354" w:rsidRDefault="00815354" w:rsidP="00815354">
            <w:r w:rsidRPr="00815354">
              <w:t>бинтун</w:t>
            </w:r>
          </w:p>
        </w:tc>
        <w:tc>
          <w:tcPr>
            <w:tcW w:w="0" w:type="auto"/>
            <w:vAlign w:val="center"/>
            <w:hideMark/>
          </w:tcPr>
          <w:p w14:paraId="13390FEB" w14:textId="77777777" w:rsidR="00815354" w:rsidRPr="00815354" w:rsidRDefault="00815354" w:rsidP="00815354">
            <w:r w:rsidRPr="00815354">
              <w:t>дочь</w:t>
            </w:r>
          </w:p>
        </w:tc>
      </w:tr>
      <w:tr w:rsidR="00815354" w:rsidRPr="00815354" w14:paraId="4E904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2099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صَدِيقٌ</w:t>
            </w:r>
          </w:p>
        </w:tc>
        <w:tc>
          <w:tcPr>
            <w:tcW w:w="0" w:type="auto"/>
            <w:vAlign w:val="center"/>
            <w:hideMark/>
          </w:tcPr>
          <w:p w14:paraId="484F4D1F" w14:textId="77777777" w:rsidR="00815354" w:rsidRPr="00815354" w:rsidRDefault="00815354" w:rsidP="00815354">
            <w:r w:rsidRPr="00815354">
              <w:t>с̣адӣк̣ун</w:t>
            </w:r>
          </w:p>
        </w:tc>
        <w:tc>
          <w:tcPr>
            <w:tcW w:w="0" w:type="auto"/>
            <w:vAlign w:val="center"/>
            <w:hideMark/>
          </w:tcPr>
          <w:p w14:paraId="254E794D" w14:textId="77777777" w:rsidR="00815354" w:rsidRPr="00815354" w:rsidRDefault="00815354" w:rsidP="00815354">
            <w:r w:rsidRPr="00815354">
              <w:t>друг</w:t>
            </w:r>
          </w:p>
        </w:tc>
      </w:tr>
      <w:tr w:rsidR="00815354" w:rsidRPr="00815354" w14:paraId="4944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A98B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صَدِيقَةٌ</w:t>
            </w:r>
          </w:p>
        </w:tc>
        <w:tc>
          <w:tcPr>
            <w:tcW w:w="0" w:type="auto"/>
            <w:vAlign w:val="center"/>
            <w:hideMark/>
          </w:tcPr>
          <w:p w14:paraId="48BCE75A" w14:textId="77777777" w:rsidR="00815354" w:rsidRPr="00815354" w:rsidRDefault="00815354" w:rsidP="00815354">
            <w:r w:rsidRPr="00815354">
              <w:t>с̣адӣк̣атун</w:t>
            </w:r>
          </w:p>
        </w:tc>
        <w:tc>
          <w:tcPr>
            <w:tcW w:w="0" w:type="auto"/>
            <w:vAlign w:val="center"/>
            <w:hideMark/>
          </w:tcPr>
          <w:p w14:paraId="120447D5" w14:textId="77777777" w:rsidR="00815354" w:rsidRPr="00815354" w:rsidRDefault="00815354" w:rsidP="00815354">
            <w:r w:rsidRPr="00815354">
              <w:t>подруга</w:t>
            </w:r>
          </w:p>
        </w:tc>
      </w:tr>
      <w:tr w:rsidR="00815354" w:rsidRPr="00815354" w14:paraId="4119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E541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زَوْجٌ</w:t>
            </w:r>
          </w:p>
        </w:tc>
        <w:tc>
          <w:tcPr>
            <w:tcW w:w="0" w:type="auto"/>
            <w:vAlign w:val="center"/>
            <w:hideMark/>
          </w:tcPr>
          <w:p w14:paraId="086ADC50" w14:textId="77777777" w:rsidR="00815354" w:rsidRPr="00815354" w:rsidRDefault="00815354" w:rsidP="00815354">
            <w:r w:rsidRPr="00815354">
              <w:t>завджун</w:t>
            </w:r>
          </w:p>
        </w:tc>
        <w:tc>
          <w:tcPr>
            <w:tcW w:w="0" w:type="auto"/>
            <w:vAlign w:val="center"/>
            <w:hideMark/>
          </w:tcPr>
          <w:p w14:paraId="0692998C" w14:textId="77777777" w:rsidR="00815354" w:rsidRPr="00815354" w:rsidRDefault="00815354" w:rsidP="00815354">
            <w:r w:rsidRPr="00815354">
              <w:t>муж</w:t>
            </w:r>
          </w:p>
        </w:tc>
      </w:tr>
      <w:tr w:rsidR="00815354" w:rsidRPr="00815354" w14:paraId="3DDD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CB98" w14:textId="77777777" w:rsidR="00815354" w:rsidRPr="00815354" w:rsidRDefault="00815354" w:rsidP="00815354">
            <w:r w:rsidRPr="00815354">
              <w:rPr>
                <w:b/>
                <w:bCs/>
                <w:rtl/>
              </w:rPr>
              <w:t>زَوْجَةٌ</w:t>
            </w:r>
          </w:p>
        </w:tc>
        <w:tc>
          <w:tcPr>
            <w:tcW w:w="0" w:type="auto"/>
            <w:vAlign w:val="center"/>
            <w:hideMark/>
          </w:tcPr>
          <w:p w14:paraId="7B27922E" w14:textId="77777777" w:rsidR="00815354" w:rsidRPr="00815354" w:rsidRDefault="00815354" w:rsidP="00815354">
            <w:r w:rsidRPr="00815354">
              <w:t>завджатун</w:t>
            </w:r>
          </w:p>
        </w:tc>
        <w:tc>
          <w:tcPr>
            <w:tcW w:w="0" w:type="auto"/>
            <w:vAlign w:val="center"/>
            <w:hideMark/>
          </w:tcPr>
          <w:p w14:paraId="381FFA9A" w14:textId="77777777" w:rsidR="00815354" w:rsidRPr="00815354" w:rsidRDefault="00815354" w:rsidP="00815354">
            <w:r w:rsidRPr="00815354">
              <w:t>жена</w:t>
            </w:r>
          </w:p>
        </w:tc>
      </w:tr>
    </w:tbl>
    <w:p w14:paraId="7FCB4B69" w14:textId="77777777" w:rsidR="00815354" w:rsidRPr="00815354" w:rsidRDefault="00815354" w:rsidP="00815354">
      <w:r w:rsidRPr="00815354">
        <w:pict w14:anchorId="06849555">
          <v:rect id="_x0000_i1290" style="width:0;height:1.5pt" o:hralign="center" o:hrstd="t" o:hr="t" fillcolor="#a0a0a0" stroked="f"/>
        </w:pict>
      </w:r>
    </w:p>
    <w:p w14:paraId="3518FFB2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С притяжательными местоимениями (примеры):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170"/>
        <w:gridCol w:w="1708"/>
      </w:tblGrid>
      <w:tr w:rsidR="00815354" w:rsidRPr="00815354" w14:paraId="7A376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60F95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38607848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Арабский</w:t>
            </w:r>
          </w:p>
        </w:tc>
        <w:tc>
          <w:tcPr>
            <w:tcW w:w="0" w:type="auto"/>
            <w:vAlign w:val="center"/>
            <w:hideMark/>
          </w:tcPr>
          <w:p w14:paraId="67F341FD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</w:tr>
      <w:tr w:rsidR="00815354" w:rsidRPr="00815354" w14:paraId="4E271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0258" w14:textId="77777777" w:rsidR="00815354" w:rsidRPr="00815354" w:rsidRDefault="00815354" w:rsidP="00815354">
            <w:r w:rsidRPr="00815354">
              <w:rPr>
                <w:b/>
                <w:bCs/>
              </w:rPr>
              <w:t>мой отец</w:t>
            </w:r>
          </w:p>
        </w:tc>
        <w:tc>
          <w:tcPr>
            <w:tcW w:w="0" w:type="auto"/>
            <w:vAlign w:val="center"/>
            <w:hideMark/>
          </w:tcPr>
          <w:p w14:paraId="53D2AFE0" w14:textId="77777777" w:rsidR="00815354" w:rsidRPr="00815354" w:rsidRDefault="00815354" w:rsidP="00815354">
            <w:r w:rsidRPr="00815354">
              <w:rPr>
                <w:rtl/>
              </w:rPr>
              <w:t>أَبِي</w:t>
            </w:r>
          </w:p>
        </w:tc>
        <w:tc>
          <w:tcPr>
            <w:tcW w:w="0" w:type="auto"/>
            <w:vAlign w:val="center"/>
            <w:hideMark/>
          </w:tcPr>
          <w:p w14:paraId="54B21045" w14:textId="77777777" w:rsidR="00815354" w:rsidRPr="00815354" w:rsidRDefault="00815354" w:rsidP="00815354">
            <w:r w:rsidRPr="00815354">
              <w:t>абӣ</w:t>
            </w:r>
          </w:p>
        </w:tc>
      </w:tr>
      <w:tr w:rsidR="00815354" w:rsidRPr="00815354" w14:paraId="657BA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70B5" w14:textId="77777777" w:rsidR="00815354" w:rsidRPr="00815354" w:rsidRDefault="00815354" w:rsidP="00815354">
            <w:r w:rsidRPr="00815354">
              <w:rPr>
                <w:b/>
                <w:bCs/>
              </w:rPr>
              <w:t>моя мать</w:t>
            </w:r>
          </w:p>
        </w:tc>
        <w:tc>
          <w:tcPr>
            <w:tcW w:w="0" w:type="auto"/>
            <w:vAlign w:val="center"/>
            <w:hideMark/>
          </w:tcPr>
          <w:p w14:paraId="426EAB8B" w14:textId="77777777" w:rsidR="00815354" w:rsidRPr="00815354" w:rsidRDefault="00815354" w:rsidP="00815354">
            <w:r w:rsidRPr="00815354">
              <w:rPr>
                <w:rtl/>
              </w:rPr>
              <w:t>أُمِّي</w:t>
            </w:r>
          </w:p>
        </w:tc>
        <w:tc>
          <w:tcPr>
            <w:tcW w:w="0" w:type="auto"/>
            <w:vAlign w:val="center"/>
            <w:hideMark/>
          </w:tcPr>
          <w:p w14:paraId="2AB7BA88" w14:textId="77777777" w:rsidR="00815354" w:rsidRPr="00815354" w:rsidRDefault="00815354" w:rsidP="00815354">
            <w:r w:rsidRPr="00815354">
              <w:t>уммӣ</w:t>
            </w:r>
          </w:p>
        </w:tc>
      </w:tr>
      <w:tr w:rsidR="00815354" w:rsidRPr="00815354" w14:paraId="4E809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70D7" w14:textId="77777777" w:rsidR="00815354" w:rsidRPr="00815354" w:rsidRDefault="00815354" w:rsidP="00815354">
            <w:r w:rsidRPr="00815354">
              <w:rPr>
                <w:b/>
                <w:bCs/>
              </w:rPr>
              <w:t>мой брат</w:t>
            </w:r>
          </w:p>
        </w:tc>
        <w:tc>
          <w:tcPr>
            <w:tcW w:w="0" w:type="auto"/>
            <w:vAlign w:val="center"/>
            <w:hideMark/>
          </w:tcPr>
          <w:p w14:paraId="4E3ECB63" w14:textId="77777777" w:rsidR="00815354" w:rsidRPr="00815354" w:rsidRDefault="00815354" w:rsidP="00815354">
            <w:r w:rsidRPr="00815354">
              <w:rPr>
                <w:rtl/>
              </w:rPr>
              <w:t>أَخِي</w:t>
            </w:r>
          </w:p>
        </w:tc>
        <w:tc>
          <w:tcPr>
            <w:tcW w:w="0" w:type="auto"/>
            <w:vAlign w:val="center"/>
            <w:hideMark/>
          </w:tcPr>
          <w:p w14:paraId="5A0D624A" w14:textId="77777777" w:rsidR="00815354" w:rsidRPr="00815354" w:rsidRDefault="00815354" w:rsidP="00815354">
            <w:r w:rsidRPr="00815354">
              <w:t>ахӣ</w:t>
            </w:r>
          </w:p>
        </w:tc>
      </w:tr>
      <w:tr w:rsidR="00815354" w:rsidRPr="00815354" w14:paraId="7C79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8EE0" w14:textId="77777777" w:rsidR="00815354" w:rsidRPr="00815354" w:rsidRDefault="00815354" w:rsidP="00815354">
            <w:r w:rsidRPr="00815354">
              <w:rPr>
                <w:b/>
                <w:bCs/>
              </w:rPr>
              <w:t>моя сестра</w:t>
            </w:r>
          </w:p>
        </w:tc>
        <w:tc>
          <w:tcPr>
            <w:tcW w:w="0" w:type="auto"/>
            <w:vAlign w:val="center"/>
            <w:hideMark/>
          </w:tcPr>
          <w:p w14:paraId="6C0303C2" w14:textId="77777777" w:rsidR="00815354" w:rsidRPr="00815354" w:rsidRDefault="00815354" w:rsidP="00815354">
            <w:r w:rsidRPr="00815354">
              <w:rPr>
                <w:rtl/>
              </w:rPr>
              <w:t>أُخْتِي</w:t>
            </w:r>
          </w:p>
        </w:tc>
        <w:tc>
          <w:tcPr>
            <w:tcW w:w="0" w:type="auto"/>
            <w:vAlign w:val="center"/>
            <w:hideMark/>
          </w:tcPr>
          <w:p w14:paraId="4AB42841" w14:textId="77777777" w:rsidR="00815354" w:rsidRPr="00815354" w:rsidRDefault="00815354" w:rsidP="00815354">
            <w:r w:rsidRPr="00815354">
              <w:t>ухтӣ</w:t>
            </w:r>
          </w:p>
        </w:tc>
      </w:tr>
      <w:tr w:rsidR="00815354" w:rsidRPr="00815354" w14:paraId="53FC2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E091" w14:textId="77777777" w:rsidR="00815354" w:rsidRPr="00815354" w:rsidRDefault="00815354" w:rsidP="00815354">
            <w:r w:rsidRPr="00815354">
              <w:rPr>
                <w:b/>
                <w:bCs/>
              </w:rPr>
              <w:t>мой друг</w:t>
            </w:r>
          </w:p>
        </w:tc>
        <w:tc>
          <w:tcPr>
            <w:tcW w:w="0" w:type="auto"/>
            <w:vAlign w:val="center"/>
            <w:hideMark/>
          </w:tcPr>
          <w:p w14:paraId="5002084C" w14:textId="77777777" w:rsidR="00815354" w:rsidRPr="00815354" w:rsidRDefault="00815354" w:rsidP="00815354">
            <w:r w:rsidRPr="00815354">
              <w:rPr>
                <w:rtl/>
              </w:rPr>
              <w:t>صَدِيقِي</w:t>
            </w:r>
          </w:p>
        </w:tc>
        <w:tc>
          <w:tcPr>
            <w:tcW w:w="0" w:type="auto"/>
            <w:vAlign w:val="center"/>
            <w:hideMark/>
          </w:tcPr>
          <w:p w14:paraId="79051B7B" w14:textId="77777777" w:rsidR="00815354" w:rsidRPr="00815354" w:rsidRDefault="00815354" w:rsidP="00815354">
            <w:r w:rsidRPr="00815354">
              <w:t>с̣адӣк̣ӣ</w:t>
            </w:r>
          </w:p>
        </w:tc>
      </w:tr>
      <w:tr w:rsidR="00815354" w:rsidRPr="00815354" w14:paraId="3BF5A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D7C9" w14:textId="77777777" w:rsidR="00815354" w:rsidRPr="00815354" w:rsidRDefault="00815354" w:rsidP="00815354">
            <w:r w:rsidRPr="00815354">
              <w:rPr>
                <w:b/>
                <w:bCs/>
              </w:rPr>
              <w:t>моя подруга</w:t>
            </w:r>
          </w:p>
        </w:tc>
        <w:tc>
          <w:tcPr>
            <w:tcW w:w="0" w:type="auto"/>
            <w:vAlign w:val="center"/>
            <w:hideMark/>
          </w:tcPr>
          <w:p w14:paraId="43AF03C0" w14:textId="77777777" w:rsidR="00815354" w:rsidRPr="00815354" w:rsidRDefault="00815354" w:rsidP="00815354">
            <w:r w:rsidRPr="00815354">
              <w:rPr>
                <w:rtl/>
              </w:rPr>
              <w:t>صَدِيقَتِي</w:t>
            </w:r>
          </w:p>
        </w:tc>
        <w:tc>
          <w:tcPr>
            <w:tcW w:w="0" w:type="auto"/>
            <w:vAlign w:val="center"/>
            <w:hideMark/>
          </w:tcPr>
          <w:p w14:paraId="2C2FAC66" w14:textId="77777777" w:rsidR="00815354" w:rsidRPr="00815354" w:rsidRDefault="00815354" w:rsidP="00815354">
            <w:r w:rsidRPr="00815354">
              <w:t>с̣адӣк̣атӣ</w:t>
            </w:r>
          </w:p>
        </w:tc>
      </w:tr>
    </w:tbl>
    <w:p w14:paraId="5959234D" w14:textId="77777777" w:rsidR="00815354" w:rsidRPr="00815354" w:rsidRDefault="00815354" w:rsidP="00815354">
      <w:r w:rsidRPr="00815354">
        <w:pict w14:anchorId="2761A06B">
          <v:rect id="_x0000_i1291" style="width:0;height:1.5pt" o:hralign="center" o:hrstd="t" o:hr="t" fillcolor="#a0a0a0" stroked="f"/>
        </w:pict>
      </w:r>
    </w:p>
    <w:p w14:paraId="4BAC28F9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❓</w:t>
      </w:r>
      <w:r w:rsidRPr="00815354">
        <w:rPr>
          <w:b/>
          <w:bCs/>
        </w:rPr>
        <w:t xml:space="preserve"> ЧАСТЬ 7: Вопросительное слово </w:t>
      </w:r>
      <w:r w:rsidRPr="00815354">
        <w:rPr>
          <w:b/>
          <w:bCs/>
          <w:rtl/>
        </w:rPr>
        <w:t>لِمَنْ</w:t>
      </w:r>
      <w:r w:rsidRPr="00815354">
        <w:rPr>
          <w:b/>
          <w:bCs/>
        </w:rPr>
        <w:t xml:space="preserve"> (чей? чья?)</w:t>
      </w:r>
    </w:p>
    <w:p w14:paraId="26ACB6CB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  <w:rtl/>
        </w:rPr>
        <w:t xml:space="preserve">لِمَنْ </w:t>
      </w:r>
      <w:r w:rsidRPr="00815354">
        <w:rPr>
          <w:b/>
          <w:bCs/>
        </w:rPr>
        <w:t>(лиман) - чей? чья? чьё?</w:t>
      </w:r>
    </w:p>
    <w:p w14:paraId="4AED5785" w14:textId="77777777" w:rsidR="00815354" w:rsidRPr="00815354" w:rsidRDefault="00815354" w:rsidP="00815354">
      <w:r w:rsidRPr="00815354">
        <w:rPr>
          <w:b/>
          <w:bCs/>
        </w:rPr>
        <w:t>Использование:</w:t>
      </w:r>
      <w:r w:rsidRPr="00815354">
        <w:t xml:space="preserve"> Спрашиваем о принадлежности предмета</w:t>
      </w:r>
    </w:p>
    <w:p w14:paraId="0E4377FD" w14:textId="77777777" w:rsidR="00815354" w:rsidRPr="00815354" w:rsidRDefault="00815354" w:rsidP="00815354">
      <w:r w:rsidRPr="00815354">
        <w:pict w14:anchorId="6753E7BC">
          <v:rect id="_x0000_i1292" style="width:0;height:1.5pt" o:hralign="center" o:hrstd="t" o:hr="t" fillcolor="#a0a0a0" stroked="f"/>
        </w:pict>
      </w:r>
    </w:p>
    <w:p w14:paraId="4D5EE340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Структура вопроса:</w:t>
      </w:r>
    </w:p>
    <w:p w14:paraId="4C40ECE2" w14:textId="77777777" w:rsidR="00815354" w:rsidRPr="00815354" w:rsidRDefault="00815354" w:rsidP="00815354">
      <w:r w:rsidRPr="00815354">
        <w:rPr>
          <w:b/>
          <w:bCs/>
          <w:rtl/>
        </w:rPr>
        <w:t>لِمَنْ + هَذَا/هَذِهِ</w:t>
      </w:r>
      <w:r w:rsidRPr="00815354">
        <w:rPr>
          <w:b/>
          <w:bCs/>
        </w:rPr>
        <w:t xml:space="preserve"> + существительное</w:t>
      </w:r>
      <w:r w:rsidRPr="00815354">
        <w:rPr>
          <w:b/>
          <w:bCs/>
          <w:rtl/>
        </w:rPr>
        <w:t>؟</w:t>
      </w:r>
    </w:p>
    <w:p w14:paraId="71CC83BF" w14:textId="77777777" w:rsidR="00815354" w:rsidRPr="00815354" w:rsidRDefault="00815354" w:rsidP="00815354">
      <w:r w:rsidRPr="00815354">
        <w:rPr>
          <w:b/>
          <w:bCs/>
        </w:rPr>
        <w:t>Примеры:</w:t>
      </w:r>
    </w:p>
    <w:p w14:paraId="4DE73AEF" w14:textId="77777777" w:rsidR="00815354" w:rsidRPr="00815354" w:rsidRDefault="00815354" w:rsidP="00815354">
      <w:pPr>
        <w:numPr>
          <w:ilvl w:val="0"/>
          <w:numId w:val="4"/>
        </w:numPr>
      </w:pPr>
      <w:r w:rsidRPr="00815354">
        <w:rPr>
          <w:b/>
          <w:bCs/>
          <w:rtl/>
        </w:rPr>
        <w:lastRenderedPageBreak/>
        <w:t>لِمَنْ هَذَا الكِتَابُ؟</w:t>
      </w:r>
      <w:r w:rsidRPr="00815354">
        <w:rPr>
          <w:rtl/>
        </w:rPr>
        <w:t xml:space="preserve"> </w:t>
      </w:r>
      <w:r w:rsidRPr="00815354">
        <w:t>(лиман хазаль-кита̄бу?) - Чья это книга?</w:t>
      </w:r>
    </w:p>
    <w:p w14:paraId="3ACCC91A" w14:textId="77777777" w:rsidR="00815354" w:rsidRPr="00815354" w:rsidRDefault="00815354" w:rsidP="00815354">
      <w:pPr>
        <w:numPr>
          <w:ilvl w:val="0"/>
          <w:numId w:val="4"/>
        </w:numPr>
      </w:pPr>
      <w:r w:rsidRPr="00815354">
        <w:rPr>
          <w:b/>
          <w:bCs/>
          <w:rtl/>
        </w:rPr>
        <w:t>لِمَنْ هَذِهِ الحَقِيبَةُ؟</w:t>
      </w:r>
      <w:r w:rsidRPr="00815354">
        <w:rPr>
          <w:rtl/>
        </w:rPr>
        <w:t xml:space="preserve"> </w:t>
      </w:r>
      <w:r w:rsidRPr="00815354">
        <w:t>(лиман хазихиль-хак̣ӣбату?) - Чья эта сумка?</w:t>
      </w:r>
    </w:p>
    <w:p w14:paraId="5D4BC1F6" w14:textId="77777777" w:rsidR="00815354" w:rsidRPr="00815354" w:rsidRDefault="00815354" w:rsidP="00815354">
      <w:pPr>
        <w:numPr>
          <w:ilvl w:val="0"/>
          <w:numId w:val="4"/>
        </w:numPr>
      </w:pPr>
      <w:r w:rsidRPr="00815354">
        <w:rPr>
          <w:b/>
          <w:bCs/>
          <w:rtl/>
        </w:rPr>
        <w:t>لِمَنْ هَذَا القَلَمُ؟</w:t>
      </w:r>
      <w:r w:rsidRPr="00815354">
        <w:rPr>
          <w:rtl/>
        </w:rPr>
        <w:t xml:space="preserve"> </w:t>
      </w:r>
      <w:r w:rsidRPr="00815354">
        <w:t>(лиман хазаль-к̣аламу?) - Чья эта ручка?</w:t>
      </w:r>
    </w:p>
    <w:p w14:paraId="3E5CDA33" w14:textId="77777777" w:rsidR="00815354" w:rsidRPr="00815354" w:rsidRDefault="00815354" w:rsidP="00815354">
      <w:r w:rsidRPr="00815354">
        <w:pict w14:anchorId="18EE0059">
          <v:rect id="_x0000_i1293" style="width:0;height:1.5pt" o:hralign="center" o:hrstd="t" o:hr="t" fillcolor="#a0a0a0" stroked="f"/>
        </w:pict>
      </w:r>
    </w:p>
    <w:p w14:paraId="0B2BBC95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Ответы:</w:t>
      </w:r>
    </w:p>
    <w:p w14:paraId="27EE62BE" w14:textId="77777777" w:rsidR="00815354" w:rsidRPr="00815354" w:rsidRDefault="00815354" w:rsidP="00815354">
      <w:r w:rsidRPr="00815354">
        <w:rPr>
          <w:b/>
          <w:bCs/>
        </w:rPr>
        <w:t>Формула ответа:</w:t>
      </w:r>
      <w:r w:rsidRPr="00815354">
        <w:t xml:space="preserve"> </w:t>
      </w:r>
      <w:r w:rsidRPr="00815354">
        <w:rPr>
          <w:rtl/>
        </w:rPr>
        <w:t>هَذَا/هَذِهِ</w:t>
      </w:r>
      <w:r w:rsidRPr="00815354">
        <w:t xml:space="preserve"> + существительное + притяжательный суффикс</w:t>
      </w:r>
    </w:p>
    <w:p w14:paraId="7F4ED8DA" w14:textId="77777777" w:rsidR="00815354" w:rsidRPr="00815354" w:rsidRDefault="00815354" w:rsidP="00815354">
      <w:r w:rsidRPr="00815354">
        <w:rPr>
          <w:b/>
          <w:bCs/>
        </w:rPr>
        <w:t>Примеры:</w:t>
      </w:r>
    </w:p>
    <w:p w14:paraId="0EE22E7E" w14:textId="77777777" w:rsidR="00815354" w:rsidRPr="00815354" w:rsidRDefault="00815354" w:rsidP="00815354">
      <w:pPr>
        <w:numPr>
          <w:ilvl w:val="0"/>
          <w:numId w:val="5"/>
        </w:numPr>
      </w:pPr>
      <w:r w:rsidRPr="00815354">
        <w:rPr>
          <w:b/>
          <w:bCs/>
          <w:rtl/>
        </w:rPr>
        <w:t>لِمَنْ هَذَا الكِتَابُ؟</w:t>
      </w:r>
      <w:r w:rsidRPr="00815354">
        <w:br/>
      </w:r>
      <w:r w:rsidRPr="00815354">
        <w:rPr>
          <w:b/>
          <w:bCs/>
          <w:rtl/>
        </w:rPr>
        <w:t>هَذَا كِتَابِي</w:t>
      </w:r>
      <w:r w:rsidRPr="00815354">
        <w:rPr>
          <w:rtl/>
        </w:rPr>
        <w:t xml:space="preserve"> </w:t>
      </w:r>
      <w:r w:rsidRPr="00815354">
        <w:t>(хаза кита̄бӣ) - Это моя книга</w:t>
      </w:r>
    </w:p>
    <w:p w14:paraId="161E3EAA" w14:textId="77777777" w:rsidR="00815354" w:rsidRPr="00815354" w:rsidRDefault="00815354" w:rsidP="00815354">
      <w:pPr>
        <w:numPr>
          <w:ilvl w:val="0"/>
          <w:numId w:val="5"/>
        </w:numPr>
      </w:pPr>
      <w:r w:rsidRPr="00815354">
        <w:rPr>
          <w:b/>
          <w:bCs/>
          <w:rtl/>
        </w:rPr>
        <w:t>لِمَنْ هَذِهِ الحَقِيبَةُ؟</w:t>
      </w:r>
      <w:r w:rsidRPr="00815354">
        <w:br/>
      </w:r>
      <w:r w:rsidRPr="00815354">
        <w:rPr>
          <w:b/>
          <w:bCs/>
          <w:rtl/>
        </w:rPr>
        <w:t>هَذِهِ حَقِيبَتُهَا</w:t>
      </w:r>
      <w:r w:rsidRPr="00815354">
        <w:rPr>
          <w:rtl/>
        </w:rPr>
        <w:t xml:space="preserve"> </w:t>
      </w:r>
      <w:r w:rsidRPr="00815354">
        <w:t>(хазихи хак̣ӣбатуха̄) - Это её сумка</w:t>
      </w:r>
    </w:p>
    <w:p w14:paraId="2156BDA7" w14:textId="77777777" w:rsidR="00815354" w:rsidRPr="00815354" w:rsidRDefault="00815354" w:rsidP="00815354">
      <w:pPr>
        <w:numPr>
          <w:ilvl w:val="0"/>
          <w:numId w:val="5"/>
        </w:numPr>
      </w:pPr>
      <w:r w:rsidRPr="00815354">
        <w:rPr>
          <w:b/>
          <w:bCs/>
          <w:rtl/>
        </w:rPr>
        <w:t>لِمَنْ هَذَا القَلَمُ؟</w:t>
      </w:r>
      <w:r w:rsidRPr="00815354">
        <w:br/>
      </w:r>
      <w:r w:rsidRPr="00815354">
        <w:rPr>
          <w:b/>
          <w:bCs/>
          <w:rtl/>
        </w:rPr>
        <w:t>هَذَا قَلَمُهُ</w:t>
      </w:r>
      <w:r w:rsidRPr="00815354">
        <w:rPr>
          <w:rtl/>
        </w:rPr>
        <w:t xml:space="preserve"> </w:t>
      </w:r>
      <w:r w:rsidRPr="00815354">
        <w:t>(хаза к̣аламуху) - Это его ручка</w:t>
      </w:r>
    </w:p>
    <w:p w14:paraId="17B6647F" w14:textId="77777777" w:rsidR="00815354" w:rsidRPr="00815354" w:rsidRDefault="00815354" w:rsidP="00815354">
      <w:r w:rsidRPr="00815354">
        <w:pict w14:anchorId="7D902321">
          <v:rect id="_x0000_i1294" style="width:0;height:1.5pt" o:hralign="center" o:hrstd="t" o:hr="t" fillcolor="#a0a0a0" stroked="f"/>
        </w:pict>
      </w:r>
    </w:p>
    <w:p w14:paraId="4B3A11C9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💬</w:t>
      </w:r>
      <w:r w:rsidRPr="00815354">
        <w:rPr>
          <w:b/>
          <w:bCs/>
        </w:rPr>
        <w:t xml:space="preserve"> ЧАСТЬ 8: Построение предложений о принадлежности</w:t>
      </w:r>
    </w:p>
    <w:p w14:paraId="0DC927F6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Формула 1: Простое предложение</w:t>
      </w:r>
    </w:p>
    <w:p w14:paraId="790EB6F8" w14:textId="77777777" w:rsidR="00815354" w:rsidRPr="00815354" w:rsidRDefault="00815354" w:rsidP="00815354">
      <w:r w:rsidRPr="00815354">
        <w:rPr>
          <w:b/>
          <w:bCs/>
          <w:rtl/>
        </w:rPr>
        <w:t>هَذَا/هَذِهِ</w:t>
      </w:r>
      <w:r w:rsidRPr="00815354">
        <w:rPr>
          <w:b/>
          <w:bCs/>
        </w:rPr>
        <w:t xml:space="preserve"> + существительное с притяжательным суффиксом</w:t>
      </w:r>
    </w:p>
    <w:p w14:paraId="448E478C" w14:textId="77777777" w:rsidR="00815354" w:rsidRPr="00815354" w:rsidRDefault="00815354" w:rsidP="00815354">
      <w:r w:rsidRPr="00815354">
        <w:rPr>
          <w:b/>
          <w:bCs/>
        </w:rPr>
        <w:t>Примеры:</w:t>
      </w:r>
    </w:p>
    <w:p w14:paraId="215B9EA7" w14:textId="77777777" w:rsidR="00815354" w:rsidRPr="00815354" w:rsidRDefault="00815354" w:rsidP="00815354">
      <w:pPr>
        <w:numPr>
          <w:ilvl w:val="0"/>
          <w:numId w:val="6"/>
        </w:numPr>
      </w:pPr>
      <w:r w:rsidRPr="00815354">
        <w:rPr>
          <w:b/>
          <w:bCs/>
          <w:rtl/>
        </w:rPr>
        <w:t>هَذَا كِتَابِي</w:t>
      </w:r>
      <w:r w:rsidRPr="00815354">
        <w:rPr>
          <w:rtl/>
        </w:rPr>
        <w:t xml:space="preserve"> </w:t>
      </w:r>
      <w:r w:rsidRPr="00815354">
        <w:t>(хаза кита̄бӣ) - Это моя книга</w:t>
      </w:r>
    </w:p>
    <w:p w14:paraId="52E22982" w14:textId="77777777" w:rsidR="00815354" w:rsidRPr="00815354" w:rsidRDefault="00815354" w:rsidP="00815354">
      <w:pPr>
        <w:numPr>
          <w:ilvl w:val="0"/>
          <w:numId w:val="6"/>
        </w:numPr>
      </w:pPr>
      <w:r w:rsidRPr="00815354">
        <w:rPr>
          <w:b/>
          <w:bCs/>
          <w:rtl/>
        </w:rPr>
        <w:t>هَذِهِ سَيَّارَتُهُ</w:t>
      </w:r>
      <w:r w:rsidRPr="00815354">
        <w:rPr>
          <w:rtl/>
        </w:rPr>
        <w:t xml:space="preserve"> </w:t>
      </w:r>
      <w:r w:rsidRPr="00815354">
        <w:t>(хазихи саййаратуху) - Это его машина</w:t>
      </w:r>
    </w:p>
    <w:p w14:paraId="495F4CF3" w14:textId="77777777" w:rsidR="00815354" w:rsidRPr="00815354" w:rsidRDefault="00815354" w:rsidP="00815354">
      <w:pPr>
        <w:numPr>
          <w:ilvl w:val="0"/>
          <w:numId w:val="6"/>
        </w:numPr>
      </w:pPr>
      <w:r w:rsidRPr="00815354">
        <w:rPr>
          <w:b/>
          <w:bCs/>
          <w:rtl/>
        </w:rPr>
        <w:t>هَذَا بَيْتُنَا</w:t>
      </w:r>
      <w:r w:rsidRPr="00815354">
        <w:rPr>
          <w:rtl/>
        </w:rPr>
        <w:t xml:space="preserve"> </w:t>
      </w:r>
      <w:r w:rsidRPr="00815354">
        <w:t>(хаза байтуна̄) - Это наш дом</w:t>
      </w:r>
    </w:p>
    <w:p w14:paraId="6817CF41" w14:textId="77777777" w:rsidR="00815354" w:rsidRPr="00815354" w:rsidRDefault="00815354" w:rsidP="00815354">
      <w:pPr>
        <w:numPr>
          <w:ilvl w:val="0"/>
          <w:numId w:val="6"/>
        </w:numPr>
      </w:pPr>
      <w:r w:rsidRPr="00815354">
        <w:rPr>
          <w:b/>
          <w:bCs/>
          <w:rtl/>
        </w:rPr>
        <w:t>هَذِهِ غُرْفَتُهَا</w:t>
      </w:r>
      <w:r w:rsidRPr="00815354">
        <w:rPr>
          <w:rtl/>
        </w:rPr>
        <w:t xml:space="preserve"> </w:t>
      </w:r>
      <w:r w:rsidRPr="00815354">
        <w:t>(хазихи г̣урфатуха̄) - Это её комната</w:t>
      </w:r>
    </w:p>
    <w:p w14:paraId="7476EDAA" w14:textId="77777777" w:rsidR="00815354" w:rsidRPr="00815354" w:rsidRDefault="00815354" w:rsidP="00815354">
      <w:r w:rsidRPr="00815354">
        <w:pict w14:anchorId="1DA0B029">
          <v:rect id="_x0000_i1295" style="width:0;height:1.5pt" o:hralign="center" o:hrstd="t" o:hr="t" fillcolor="#a0a0a0" stroked="f"/>
        </w:pict>
      </w:r>
    </w:p>
    <w:p w14:paraId="11889908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Формула 2: О людях с притяжательными местоимениями</w:t>
      </w:r>
    </w:p>
    <w:p w14:paraId="40638E90" w14:textId="77777777" w:rsidR="00815354" w:rsidRPr="00815354" w:rsidRDefault="00815354" w:rsidP="00815354">
      <w:r w:rsidRPr="00815354">
        <w:rPr>
          <w:b/>
          <w:bCs/>
          <w:rtl/>
        </w:rPr>
        <w:t>هَذَا/هَذِهِ</w:t>
      </w:r>
      <w:r w:rsidRPr="00815354">
        <w:rPr>
          <w:b/>
          <w:bCs/>
        </w:rPr>
        <w:t xml:space="preserve"> + родственник с притяжательным суффиксом</w:t>
      </w:r>
    </w:p>
    <w:p w14:paraId="46610F2A" w14:textId="77777777" w:rsidR="00815354" w:rsidRPr="00815354" w:rsidRDefault="00815354" w:rsidP="00815354">
      <w:r w:rsidRPr="00815354">
        <w:rPr>
          <w:b/>
          <w:bCs/>
        </w:rPr>
        <w:t>Примеры:</w:t>
      </w:r>
    </w:p>
    <w:p w14:paraId="148FAAD5" w14:textId="77777777" w:rsidR="00815354" w:rsidRPr="00815354" w:rsidRDefault="00815354" w:rsidP="00815354">
      <w:pPr>
        <w:numPr>
          <w:ilvl w:val="0"/>
          <w:numId w:val="7"/>
        </w:numPr>
      </w:pPr>
      <w:r w:rsidRPr="00815354">
        <w:rPr>
          <w:b/>
          <w:bCs/>
          <w:rtl/>
        </w:rPr>
        <w:t>هَذَا أَبِي</w:t>
      </w:r>
      <w:r w:rsidRPr="00815354">
        <w:rPr>
          <w:rtl/>
        </w:rPr>
        <w:t xml:space="preserve"> </w:t>
      </w:r>
      <w:r w:rsidRPr="00815354">
        <w:t>(хаза абӣ) - Это мой отец</w:t>
      </w:r>
    </w:p>
    <w:p w14:paraId="6699686C" w14:textId="77777777" w:rsidR="00815354" w:rsidRPr="00815354" w:rsidRDefault="00815354" w:rsidP="00815354">
      <w:pPr>
        <w:numPr>
          <w:ilvl w:val="0"/>
          <w:numId w:val="7"/>
        </w:numPr>
      </w:pPr>
      <w:r w:rsidRPr="00815354">
        <w:rPr>
          <w:b/>
          <w:bCs/>
          <w:rtl/>
        </w:rPr>
        <w:lastRenderedPageBreak/>
        <w:t>هَذِهِ أُمِّي</w:t>
      </w:r>
      <w:r w:rsidRPr="00815354">
        <w:rPr>
          <w:rtl/>
        </w:rPr>
        <w:t xml:space="preserve"> </w:t>
      </w:r>
      <w:r w:rsidRPr="00815354">
        <w:t>(хазихи уммӣ) - Это моя мать</w:t>
      </w:r>
    </w:p>
    <w:p w14:paraId="2647D62C" w14:textId="77777777" w:rsidR="00815354" w:rsidRPr="00815354" w:rsidRDefault="00815354" w:rsidP="00815354">
      <w:pPr>
        <w:numPr>
          <w:ilvl w:val="0"/>
          <w:numId w:val="7"/>
        </w:numPr>
      </w:pPr>
      <w:r w:rsidRPr="00815354">
        <w:rPr>
          <w:b/>
          <w:bCs/>
          <w:rtl/>
        </w:rPr>
        <w:t>هَذَا أَخُوهُ</w:t>
      </w:r>
      <w:r w:rsidRPr="00815354">
        <w:rPr>
          <w:rtl/>
        </w:rPr>
        <w:t xml:space="preserve"> </w:t>
      </w:r>
      <w:r w:rsidRPr="00815354">
        <w:t>(хаза ахӯху) - Это его брат</w:t>
      </w:r>
    </w:p>
    <w:p w14:paraId="2CF00EC8" w14:textId="77777777" w:rsidR="00815354" w:rsidRPr="00815354" w:rsidRDefault="00815354" w:rsidP="00815354">
      <w:pPr>
        <w:numPr>
          <w:ilvl w:val="0"/>
          <w:numId w:val="7"/>
        </w:numPr>
      </w:pPr>
      <w:r w:rsidRPr="00815354">
        <w:rPr>
          <w:b/>
          <w:bCs/>
          <w:rtl/>
        </w:rPr>
        <w:t>هَذِهِ أُخْتُهَا</w:t>
      </w:r>
      <w:r w:rsidRPr="00815354">
        <w:rPr>
          <w:rtl/>
        </w:rPr>
        <w:t xml:space="preserve"> </w:t>
      </w:r>
      <w:r w:rsidRPr="00815354">
        <w:t>(хазихи ухтуха̄) - Это её сестра</w:t>
      </w:r>
    </w:p>
    <w:p w14:paraId="1073DC5C" w14:textId="77777777" w:rsidR="00815354" w:rsidRPr="00815354" w:rsidRDefault="00815354" w:rsidP="00815354">
      <w:pPr>
        <w:numPr>
          <w:ilvl w:val="0"/>
          <w:numId w:val="7"/>
        </w:numPr>
      </w:pPr>
      <w:r w:rsidRPr="00815354">
        <w:rPr>
          <w:b/>
          <w:bCs/>
          <w:rtl/>
        </w:rPr>
        <w:t>هَذَا صَدِيقُنَا</w:t>
      </w:r>
      <w:r w:rsidRPr="00815354">
        <w:rPr>
          <w:rtl/>
        </w:rPr>
        <w:t xml:space="preserve"> </w:t>
      </w:r>
      <w:r w:rsidRPr="00815354">
        <w:t>(хаза с̣адӣк̣уна̄) - Это наш друг</w:t>
      </w:r>
    </w:p>
    <w:p w14:paraId="47D976C2" w14:textId="77777777" w:rsidR="00815354" w:rsidRPr="00815354" w:rsidRDefault="00815354" w:rsidP="00815354">
      <w:r w:rsidRPr="00815354">
        <w:pict w14:anchorId="3892E272">
          <v:rect id="_x0000_i1296" style="width:0;height:1.5pt" o:hralign="center" o:hrstd="t" o:hr="t" fillcolor="#a0a0a0" stroked="f"/>
        </w:pict>
      </w:r>
    </w:p>
    <w:p w14:paraId="7CADD94C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Формула 3: С определёнными существительными</w:t>
      </w:r>
    </w:p>
    <w:p w14:paraId="34763D3C" w14:textId="77777777" w:rsidR="00815354" w:rsidRPr="00815354" w:rsidRDefault="00815354" w:rsidP="00815354">
      <w:r w:rsidRPr="00815354">
        <w:rPr>
          <w:b/>
          <w:bCs/>
        </w:rPr>
        <w:t>Притяжательный суффикс делает слово определённым!</w:t>
      </w:r>
    </w:p>
    <w:p w14:paraId="3717EDC1" w14:textId="77777777" w:rsidR="00815354" w:rsidRPr="00815354" w:rsidRDefault="00815354" w:rsidP="00815354">
      <w:r w:rsidRPr="00815354">
        <w:t xml:space="preserve">Не нужен артикль </w:t>
      </w:r>
      <w:r w:rsidRPr="00815354">
        <w:rPr>
          <w:rtl/>
        </w:rPr>
        <w:t>ال</w:t>
      </w:r>
      <w:r w:rsidRPr="00815354">
        <w:t>, когда есть притяжательный суффикс.</w:t>
      </w:r>
    </w:p>
    <w:p w14:paraId="2C08DF7A" w14:textId="77777777" w:rsidR="00815354" w:rsidRPr="00815354" w:rsidRDefault="00815354" w:rsidP="00815354">
      <w:r w:rsidRPr="00815354">
        <w:rPr>
          <w:b/>
          <w:bCs/>
        </w:rPr>
        <w:t>Правильно:</w:t>
      </w:r>
      <w:r w:rsidRPr="00815354">
        <w:t xml:space="preserve"> </w:t>
      </w:r>
      <w:r w:rsidRPr="00815354">
        <w:rPr>
          <w:rtl/>
        </w:rPr>
        <w:t>كِتَابِي</w:t>
      </w:r>
      <w:r w:rsidRPr="00815354">
        <w:t xml:space="preserve"> (моя книга)</w:t>
      </w:r>
      <w:r w:rsidRPr="00815354">
        <w:br/>
      </w:r>
      <w:r w:rsidRPr="00815354">
        <w:rPr>
          <w:b/>
          <w:bCs/>
        </w:rPr>
        <w:t>Неправильно:</w:t>
      </w:r>
      <w:r w:rsidRPr="00815354">
        <w:t xml:space="preserve"> </w:t>
      </w:r>
      <w:del w:id="0" w:author="Unknown">
        <w:r w:rsidRPr="00815354">
          <w:rPr>
            <w:rtl/>
          </w:rPr>
          <w:delText>الكِتَابِي</w:delText>
        </w:r>
      </w:del>
    </w:p>
    <w:p w14:paraId="6B722768" w14:textId="77777777" w:rsidR="00815354" w:rsidRPr="00815354" w:rsidRDefault="00815354" w:rsidP="00815354">
      <w:r w:rsidRPr="00815354">
        <w:pict w14:anchorId="7606092D">
          <v:rect id="_x0000_i1297" style="width:0;height:1.5pt" o:hralign="center" o:hrstd="t" o:hr="t" fillcolor="#a0a0a0" stroked="f"/>
        </w:pict>
      </w:r>
    </w:p>
    <w:p w14:paraId="155EA3B1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🗣️</w:t>
      </w:r>
      <w:r w:rsidRPr="00815354">
        <w:rPr>
          <w:b/>
          <w:bCs/>
        </w:rPr>
        <w:t xml:space="preserve"> ЧАСТЬ 9: Диалоги (практика)</w:t>
      </w:r>
    </w:p>
    <w:p w14:paraId="6ABA67C8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Диалог 1 (о вещах):</w:t>
      </w:r>
    </w:p>
    <w:p w14:paraId="0C2C637D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لِمَنْ هَذَا الكِتَابُ؟</w:t>
      </w:r>
      <w:r w:rsidRPr="00815354">
        <w:t xml:space="preserve"> (лиман хазаль-кита̄бу?) - Чья это книга?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هَذَا كِتَابِي</w:t>
      </w:r>
      <w:r w:rsidRPr="00815354">
        <w:t>. (хаза кита̄бӣ) - Это моя книга.</w:t>
      </w:r>
    </w:p>
    <w:p w14:paraId="1DF1613E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وَلِمَنْ هَذَا القَلَمُ؟</w:t>
      </w:r>
      <w:r w:rsidRPr="00815354">
        <w:t xml:space="preserve"> (ва лиман хазаль-к̣аламу?) - А чья эта ручка?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هَذَا قَلَمُهُ</w:t>
      </w:r>
      <w:r w:rsidRPr="00815354">
        <w:t>. (хаза к̣аламуху) - Это его ручка.</w:t>
      </w:r>
    </w:p>
    <w:p w14:paraId="502C4F27" w14:textId="77777777" w:rsidR="00815354" w:rsidRPr="00815354" w:rsidRDefault="00815354" w:rsidP="00815354">
      <w:r w:rsidRPr="00815354">
        <w:rPr>
          <w:b/>
          <w:bCs/>
        </w:rPr>
        <w:t>Новое слово:</w:t>
      </w:r>
      <w:r w:rsidRPr="00815354">
        <w:t xml:space="preserve"> </w:t>
      </w:r>
      <w:r w:rsidRPr="00815354">
        <w:rPr>
          <w:rtl/>
        </w:rPr>
        <w:t>وَ</w:t>
      </w:r>
      <w:r w:rsidRPr="00815354">
        <w:t xml:space="preserve"> (ва) - и, а</w:t>
      </w:r>
    </w:p>
    <w:p w14:paraId="4EE57DE2" w14:textId="77777777" w:rsidR="00815354" w:rsidRPr="00815354" w:rsidRDefault="00815354" w:rsidP="00815354">
      <w:r w:rsidRPr="00815354">
        <w:pict w14:anchorId="609AF46A">
          <v:rect id="_x0000_i1298" style="width:0;height:1.5pt" o:hralign="center" o:hrstd="t" o:hr="t" fillcolor="#a0a0a0" stroked="f"/>
        </w:pict>
      </w:r>
    </w:p>
    <w:p w14:paraId="551B2476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Диалог 2 (о семье):</w:t>
      </w:r>
    </w:p>
    <w:p w14:paraId="0D52A926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مَنْ هَذَا؟</w:t>
      </w:r>
      <w:r w:rsidRPr="00815354">
        <w:t xml:space="preserve"> (ман хаза?) - Кто это?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هَذَا أَبِي</w:t>
      </w:r>
      <w:r w:rsidRPr="00815354">
        <w:t>. (хаза абӣ) - Это мой отец.</w:t>
      </w:r>
    </w:p>
    <w:p w14:paraId="372FC7F5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مَا اسْمُهُ؟</w:t>
      </w:r>
      <w:r w:rsidRPr="00815354">
        <w:t xml:space="preserve"> (маисмуху?) - Как его зовут? (Что его имя?)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اسْمُهُ مُحَمَّدٌ</w:t>
      </w:r>
      <w:r w:rsidRPr="00815354">
        <w:t>. (исмуху мухаммадун) - Его зовут Мухаммад.</w:t>
      </w:r>
    </w:p>
    <w:p w14:paraId="3F16E1D6" w14:textId="77777777" w:rsidR="00815354" w:rsidRPr="00815354" w:rsidRDefault="00815354" w:rsidP="00815354">
      <w:r w:rsidRPr="00815354">
        <w:rPr>
          <w:b/>
          <w:bCs/>
        </w:rPr>
        <w:t>Новое слово:</w:t>
      </w:r>
      <w:r w:rsidRPr="00815354">
        <w:t xml:space="preserve"> </w:t>
      </w:r>
      <w:r w:rsidRPr="00815354">
        <w:rPr>
          <w:rtl/>
        </w:rPr>
        <w:t>اسْمٌ</w:t>
      </w:r>
      <w:r w:rsidRPr="00815354">
        <w:t xml:space="preserve"> (исмун) - имя</w:t>
      </w:r>
    </w:p>
    <w:p w14:paraId="6BE2B4CB" w14:textId="77777777" w:rsidR="00815354" w:rsidRPr="00815354" w:rsidRDefault="00815354" w:rsidP="00815354">
      <w:r w:rsidRPr="00815354">
        <w:pict w14:anchorId="339F6418">
          <v:rect id="_x0000_i1299" style="width:0;height:1.5pt" o:hralign="center" o:hrstd="t" o:hr="t" fillcolor="#a0a0a0" stroked="f"/>
        </w:pict>
      </w:r>
    </w:p>
    <w:p w14:paraId="733EB8B8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Диалог 3 (расширенный):</w:t>
      </w:r>
    </w:p>
    <w:p w14:paraId="4841571D" w14:textId="77777777" w:rsidR="00815354" w:rsidRPr="00815354" w:rsidRDefault="00815354" w:rsidP="00815354">
      <w:r w:rsidRPr="00815354">
        <w:rPr>
          <w:b/>
          <w:bCs/>
          <w:rtl/>
        </w:rPr>
        <w:lastRenderedPageBreak/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لِمَنْ هَذِهِ السَّيَّارَةُ؟</w:t>
      </w:r>
      <w:r w:rsidRPr="00815354">
        <w:t xml:space="preserve"> - Чья эта машина?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هَذِهِ سَيَّارَةُ أَبِي</w:t>
      </w:r>
      <w:r w:rsidRPr="00815354">
        <w:t>. - Это машина моего отца.</w:t>
      </w:r>
    </w:p>
    <w:p w14:paraId="0DB7DF83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هِيَ كَبِيرَةٌ</w:t>
      </w:r>
      <w:r w:rsidRPr="00815354">
        <w:t>. - Она большая.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نَعَمْ، هِيَ كَبِيرَةٌ</w:t>
      </w:r>
      <w:r w:rsidRPr="00815354">
        <w:t>. - Да, она большая.</w:t>
      </w:r>
    </w:p>
    <w:p w14:paraId="62064E40" w14:textId="77777777" w:rsidR="00815354" w:rsidRPr="00815354" w:rsidRDefault="00815354" w:rsidP="00815354">
      <w:r w:rsidRPr="00815354">
        <w:pict w14:anchorId="04CFC18B">
          <v:rect id="_x0000_i1300" style="width:0;height:1.5pt" o:hralign="center" o:hrstd="t" o:hr="t" fillcolor="#a0a0a0" stroked="f"/>
        </w:pict>
      </w:r>
    </w:p>
    <w:p w14:paraId="26F4C6CB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Диалог 4 (о доме):</w:t>
      </w:r>
    </w:p>
    <w:p w14:paraId="177B0F8C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لِمَنْ هَذَا البَيْتُ؟</w:t>
      </w:r>
      <w:r w:rsidRPr="00815354">
        <w:t xml:space="preserve"> - Чей это дом?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هَذَا بَيْتُنَا</w:t>
      </w:r>
      <w:r w:rsidRPr="00815354">
        <w:t>. - Это наш дом.</w:t>
      </w:r>
    </w:p>
    <w:p w14:paraId="6710315E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هُوَ جَمِيلٌ</w:t>
      </w:r>
      <w:r w:rsidRPr="00815354">
        <w:t>! - Он красивый!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شُكْرًا</w:t>
      </w:r>
      <w:r w:rsidRPr="00815354">
        <w:t>. - Спасибо.</w:t>
      </w:r>
    </w:p>
    <w:p w14:paraId="7342D63C" w14:textId="77777777" w:rsidR="00815354" w:rsidRPr="00815354" w:rsidRDefault="00815354" w:rsidP="00815354">
      <w:r w:rsidRPr="00815354">
        <w:rPr>
          <w:b/>
          <w:bCs/>
        </w:rPr>
        <w:t>Новые слова:</w:t>
      </w:r>
    </w:p>
    <w:p w14:paraId="6621BBFF" w14:textId="77777777" w:rsidR="00815354" w:rsidRPr="00815354" w:rsidRDefault="00815354" w:rsidP="00815354">
      <w:pPr>
        <w:numPr>
          <w:ilvl w:val="0"/>
          <w:numId w:val="8"/>
        </w:numPr>
      </w:pPr>
      <w:r w:rsidRPr="00815354">
        <w:rPr>
          <w:rtl/>
        </w:rPr>
        <w:t>جَمِيلٌ</w:t>
      </w:r>
      <w:r w:rsidRPr="00815354">
        <w:t xml:space="preserve"> (джамӣлун) - красивый</w:t>
      </w:r>
    </w:p>
    <w:p w14:paraId="37361DBF" w14:textId="77777777" w:rsidR="00815354" w:rsidRPr="00815354" w:rsidRDefault="00815354" w:rsidP="00815354">
      <w:pPr>
        <w:numPr>
          <w:ilvl w:val="0"/>
          <w:numId w:val="8"/>
        </w:numPr>
      </w:pPr>
      <w:r w:rsidRPr="00815354">
        <w:rPr>
          <w:rtl/>
        </w:rPr>
        <w:t>شُكْرًا</w:t>
      </w:r>
      <w:r w:rsidRPr="00815354">
        <w:t xml:space="preserve"> (шукран) - спасибо</w:t>
      </w:r>
    </w:p>
    <w:p w14:paraId="322008BF" w14:textId="77777777" w:rsidR="00815354" w:rsidRPr="00815354" w:rsidRDefault="00815354" w:rsidP="00815354">
      <w:r w:rsidRPr="00815354">
        <w:pict w14:anchorId="3140964A">
          <v:rect id="_x0000_i1301" style="width:0;height:1.5pt" o:hralign="center" o:hrstd="t" o:hr="t" fillcolor="#a0a0a0" stroked="f"/>
        </w:pict>
      </w:r>
    </w:p>
    <w:p w14:paraId="11FC517E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Диалог 5 (полный разговор):</w:t>
      </w:r>
    </w:p>
    <w:p w14:paraId="17CF1AE7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مَنْ هَذِهِ؟</w:t>
      </w:r>
      <w:r w:rsidRPr="00815354">
        <w:t xml:space="preserve"> - Кто эта?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هَذِهِ أُخْتِي</w:t>
      </w:r>
      <w:r w:rsidRPr="00815354">
        <w:t>. - Это моя сестра.</w:t>
      </w:r>
    </w:p>
    <w:p w14:paraId="7F47D85F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مَا اسْمُهَا؟</w:t>
      </w:r>
      <w:r w:rsidRPr="00815354">
        <w:t xml:space="preserve"> - Как её зовут?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اسْمُهَا فَاطِمَةُ</w:t>
      </w:r>
      <w:r w:rsidRPr="00815354">
        <w:t>. - Её зовут Фатима.</w:t>
      </w:r>
    </w:p>
    <w:p w14:paraId="0244A728" w14:textId="77777777" w:rsidR="00815354" w:rsidRPr="00815354" w:rsidRDefault="00815354" w:rsidP="00815354">
      <w:r w:rsidRPr="00815354">
        <w:rPr>
          <w:b/>
          <w:bCs/>
          <w:rtl/>
        </w:rPr>
        <w:t>أ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هِيَ طَالِبَةٌ؟</w:t>
      </w:r>
      <w:r w:rsidRPr="00815354">
        <w:t xml:space="preserve"> - Она студентка?</w:t>
      </w:r>
      <w:r w:rsidRPr="00815354">
        <w:br/>
      </w:r>
      <w:r w:rsidRPr="00815354">
        <w:rPr>
          <w:b/>
          <w:bCs/>
          <w:rtl/>
        </w:rPr>
        <w:t>ب</w:t>
      </w:r>
      <w:r w:rsidRPr="00815354">
        <w:rPr>
          <w:b/>
          <w:bCs/>
        </w:rPr>
        <w:t>:</w:t>
      </w:r>
      <w:r w:rsidRPr="00815354">
        <w:t xml:space="preserve"> </w:t>
      </w:r>
      <w:r w:rsidRPr="00815354">
        <w:rPr>
          <w:rtl/>
        </w:rPr>
        <w:t>نَعَمْ، هِيَ طَالِبَةٌ فِي الجَامِعَةِ</w:t>
      </w:r>
      <w:r w:rsidRPr="00815354">
        <w:t>. - Да, она студентка в университете.</w:t>
      </w:r>
    </w:p>
    <w:p w14:paraId="1ECD59B6" w14:textId="77777777" w:rsidR="00815354" w:rsidRPr="00815354" w:rsidRDefault="00815354" w:rsidP="00815354">
      <w:r w:rsidRPr="00815354">
        <w:rPr>
          <w:b/>
          <w:bCs/>
        </w:rPr>
        <w:t>Новое слово:</w:t>
      </w:r>
      <w:r w:rsidRPr="00815354">
        <w:t xml:space="preserve"> </w:t>
      </w:r>
      <w:r w:rsidRPr="00815354">
        <w:rPr>
          <w:rtl/>
        </w:rPr>
        <w:t>فِي</w:t>
      </w:r>
      <w:r w:rsidRPr="00815354">
        <w:t xml:space="preserve"> (фӣ) - в</w:t>
      </w:r>
    </w:p>
    <w:p w14:paraId="46F76D17" w14:textId="77777777" w:rsidR="00815354" w:rsidRPr="00815354" w:rsidRDefault="00815354" w:rsidP="00815354">
      <w:r w:rsidRPr="00815354">
        <w:pict w14:anchorId="15D24F7B">
          <v:rect id="_x0000_i1302" style="width:0;height:1.5pt" o:hralign="center" o:hrstd="t" o:hr="t" fillcolor="#a0a0a0" stroked="f"/>
        </w:pict>
      </w:r>
    </w:p>
    <w:p w14:paraId="1D20F143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✍️</w:t>
      </w:r>
      <w:r w:rsidRPr="00815354">
        <w:rPr>
          <w:b/>
          <w:bCs/>
        </w:rPr>
        <w:t xml:space="preserve"> УПРАЖНЕНИЯ</w:t>
      </w:r>
    </w:p>
    <w:p w14:paraId="13D44C04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Упражнение 1: Добавьте притяжательные суффиксы</w:t>
      </w:r>
    </w:p>
    <w:p w14:paraId="52750387" w14:textId="77777777" w:rsidR="00815354" w:rsidRPr="00815354" w:rsidRDefault="00815354" w:rsidP="00815354">
      <w:r w:rsidRPr="00815354">
        <w:t>Добавьте указанные притяжательные местоимения к словам:</w:t>
      </w:r>
    </w:p>
    <w:p w14:paraId="6E153638" w14:textId="77777777" w:rsidR="00815354" w:rsidRPr="00815354" w:rsidRDefault="00815354" w:rsidP="00815354">
      <w:pPr>
        <w:numPr>
          <w:ilvl w:val="0"/>
          <w:numId w:val="9"/>
        </w:numPr>
      </w:pPr>
      <w:r w:rsidRPr="00815354">
        <w:rPr>
          <w:rtl/>
        </w:rPr>
        <w:t>كِتَابٌ</w:t>
      </w:r>
      <w:r w:rsidRPr="00815354">
        <w:t xml:space="preserve"> + мой = ____</w:t>
      </w:r>
    </w:p>
    <w:p w14:paraId="3ECDFCED" w14:textId="77777777" w:rsidR="00815354" w:rsidRPr="00815354" w:rsidRDefault="00815354" w:rsidP="00815354">
      <w:pPr>
        <w:numPr>
          <w:ilvl w:val="0"/>
          <w:numId w:val="9"/>
        </w:numPr>
      </w:pPr>
      <w:r w:rsidRPr="00815354">
        <w:rPr>
          <w:rtl/>
        </w:rPr>
        <w:t>قَلَمٌ</w:t>
      </w:r>
      <w:r w:rsidRPr="00815354">
        <w:t xml:space="preserve"> + его = ____</w:t>
      </w:r>
    </w:p>
    <w:p w14:paraId="7F6CF03A" w14:textId="77777777" w:rsidR="00815354" w:rsidRPr="00815354" w:rsidRDefault="00815354" w:rsidP="00815354">
      <w:pPr>
        <w:numPr>
          <w:ilvl w:val="0"/>
          <w:numId w:val="9"/>
        </w:numPr>
      </w:pPr>
      <w:r w:rsidRPr="00815354">
        <w:rPr>
          <w:rtl/>
        </w:rPr>
        <w:lastRenderedPageBreak/>
        <w:t>بَيْتٌ</w:t>
      </w:r>
      <w:r w:rsidRPr="00815354">
        <w:t xml:space="preserve"> + наш = ____</w:t>
      </w:r>
    </w:p>
    <w:p w14:paraId="1148E300" w14:textId="77777777" w:rsidR="00815354" w:rsidRPr="00815354" w:rsidRDefault="00815354" w:rsidP="00815354">
      <w:pPr>
        <w:numPr>
          <w:ilvl w:val="0"/>
          <w:numId w:val="9"/>
        </w:numPr>
      </w:pPr>
      <w:r w:rsidRPr="00815354">
        <w:rPr>
          <w:rtl/>
        </w:rPr>
        <w:t>سَيَّارَةٌ</w:t>
      </w:r>
      <w:r w:rsidRPr="00815354">
        <w:t xml:space="preserve"> + её = ____</w:t>
      </w:r>
    </w:p>
    <w:p w14:paraId="34392947" w14:textId="77777777" w:rsidR="00815354" w:rsidRPr="00815354" w:rsidRDefault="00815354" w:rsidP="00815354">
      <w:pPr>
        <w:numPr>
          <w:ilvl w:val="0"/>
          <w:numId w:val="9"/>
        </w:numPr>
      </w:pPr>
      <w:r w:rsidRPr="00815354">
        <w:rPr>
          <w:rtl/>
        </w:rPr>
        <w:t>حَقِيبَةٌ</w:t>
      </w:r>
      <w:r w:rsidRPr="00815354">
        <w:t xml:space="preserve"> + твой (м.р.) = ____</w:t>
      </w:r>
    </w:p>
    <w:p w14:paraId="0FF15E11" w14:textId="77777777" w:rsidR="00815354" w:rsidRPr="00815354" w:rsidRDefault="00815354" w:rsidP="00815354">
      <w:r w:rsidRPr="00815354">
        <w:rPr>
          <w:b/>
          <w:bCs/>
        </w:rPr>
        <w:t>Ответы:</w:t>
      </w:r>
    </w:p>
    <w:p w14:paraId="39B25A6A" w14:textId="77777777" w:rsidR="00815354" w:rsidRPr="00815354" w:rsidRDefault="00815354" w:rsidP="00815354">
      <w:pPr>
        <w:numPr>
          <w:ilvl w:val="0"/>
          <w:numId w:val="10"/>
        </w:numPr>
      </w:pPr>
      <w:r w:rsidRPr="00815354">
        <w:rPr>
          <w:rtl/>
        </w:rPr>
        <w:t>كِتَابِي</w:t>
      </w:r>
    </w:p>
    <w:p w14:paraId="0A435CBE" w14:textId="77777777" w:rsidR="00815354" w:rsidRPr="00815354" w:rsidRDefault="00815354" w:rsidP="00815354">
      <w:pPr>
        <w:numPr>
          <w:ilvl w:val="0"/>
          <w:numId w:val="10"/>
        </w:numPr>
      </w:pPr>
      <w:r w:rsidRPr="00815354">
        <w:rPr>
          <w:rtl/>
        </w:rPr>
        <w:t>قَلَمُهُ</w:t>
      </w:r>
    </w:p>
    <w:p w14:paraId="55499C65" w14:textId="77777777" w:rsidR="00815354" w:rsidRPr="00815354" w:rsidRDefault="00815354" w:rsidP="00815354">
      <w:pPr>
        <w:numPr>
          <w:ilvl w:val="0"/>
          <w:numId w:val="10"/>
        </w:numPr>
      </w:pPr>
      <w:r w:rsidRPr="00815354">
        <w:rPr>
          <w:rtl/>
        </w:rPr>
        <w:t>بَيْتُنَا</w:t>
      </w:r>
    </w:p>
    <w:p w14:paraId="0401B173" w14:textId="77777777" w:rsidR="00815354" w:rsidRPr="00815354" w:rsidRDefault="00815354" w:rsidP="00815354">
      <w:pPr>
        <w:numPr>
          <w:ilvl w:val="0"/>
          <w:numId w:val="10"/>
        </w:numPr>
      </w:pPr>
      <w:r w:rsidRPr="00815354">
        <w:rPr>
          <w:rtl/>
        </w:rPr>
        <w:t>سَيَّارَتُهَا</w:t>
      </w:r>
    </w:p>
    <w:p w14:paraId="50014BB0" w14:textId="77777777" w:rsidR="00815354" w:rsidRPr="00815354" w:rsidRDefault="00815354" w:rsidP="00815354">
      <w:pPr>
        <w:numPr>
          <w:ilvl w:val="0"/>
          <w:numId w:val="10"/>
        </w:numPr>
      </w:pPr>
      <w:r w:rsidRPr="00815354">
        <w:rPr>
          <w:rtl/>
        </w:rPr>
        <w:t>حَقِيبَتُكَ</w:t>
      </w:r>
    </w:p>
    <w:p w14:paraId="5CC180A4" w14:textId="77777777" w:rsidR="00815354" w:rsidRPr="00815354" w:rsidRDefault="00815354" w:rsidP="00815354">
      <w:r w:rsidRPr="00815354">
        <w:pict w14:anchorId="403FD6CF">
          <v:rect id="_x0000_i1303" style="width:0;height:1.5pt" o:hralign="center" o:hrstd="t" o:hr="t" fillcolor="#a0a0a0" stroked="f"/>
        </w:pict>
      </w:r>
    </w:p>
    <w:p w14:paraId="06710E64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Упражнение 2: Переведите на русский</w:t>
      </w:r>
    </w:p>
    <w:p w14:paraId="3A41BAA4" w14:textId="77777777" w:rsidR="00815354" w:rsidRPr="00815354" w:rsidRDefault="00815354" w:rsidP="00815354">
      <w:pPr>
        <w:numPr>
          <w:ilvl w:val="0"/>
          <w:numId w:val="11"/>
        </w:numPr>
      </w:pPr>
      <w:r w:rsidRPr="00815354">
        <w:rPr>
          <w:rtl/>
        </w:rPr>
        <w:t>هَذَا كِتَابُهُ</w:t>
      </w:r>
    </w:p>
    <w:p w14:paraId="06A1F4C8" w14:textId="77777777" w:rsidR="00815354" w:rsidRPr="00815354" w:rsidRDefault="00815354" w:rsidP="00815354">
      <w:pPr>
        <w:numPr>
          <w:ilvl w:val="0"/>
          <w:numId w:val="11"/>
        </w:numPr>
      </w:pPr>
      <w:r w:rsidRPr="00815354">
        <w:rPr>
          <w:rtl/>
        </w:rPr>
        <w:t>هَذِهِ سَيَّارَتُنَا</w:t>
      </w:r>
    </w:p>
    <w:p w14:paraId="0E384FE9" w14:textId="77777777" w:rsidR="00815354" w:rsidRPr="00815354" w:rsidRDefault="00815354" w:rsidP="00815354">
      <w:pPr>
        <w:numPr>
          <w:ilvl w:val="0"/>
          <w:numId w:val="11"/>
        </w:numPr>
      </w:pPr>
      <w:r w:rsidRPr="00815354">
        <w:rPr>
          <w:rtl/>
        </w:rPr>
        <w:t>لِمَنْ هَذَا القَلَمُ؟</w:t>
      </w:r>
    </w:p>
    <w:p w14:paraId="215E5A6A" w14:textId="77777777" w:rsidR="00815354" w:rsidRPr="00815354" w:rsidRDefault="00815354" w:rsidP="00815354">
      <w:pPr>
        <w:numPr>
          <w:ilvl w:val="0"/>
          <w:numId w:val="11"/>
        </w:numPr>
      </w:pPr>
      <w:r w:rsidRPr="00815354">
        <w:rPr>
          <w:rtl/>
        </w:rPr>
        <w:t>هَذَا أَبِي</w:t>
      </w:r>
    </w:p>
    <w:p w14:paraId="3BBF53E6" w14:textId="77777777" w:rsidR="00815354" w:rsidRPr="00815354" w:rsidRDefault="00815354" w:rsidP="00815354">
      <w:pPr>
        <w:numPr>
          <w:ilvl w:val="0"/>
          <w:numId w:val="11"/>
        </w:numPr>
      </w:pPr>
      <w:r w:rsidRPr="00815354">
        <w:rPr>
          <w:rtl/>
        </w:rPr>
        <w:t>هَذِهِ أُخْتُهَا</w:t>
      </w:r>
    </w:p>
    <w:p w14:paraId="36026BA8" w14:textId="77777777" w:rsidR="00815354" w:rsidRPr="00815354" w:rsidRDefault="00815354" w:rsidP="00815354">
      <w:r w:rsidRPr="00815354">
        <w:rPr>
          <w:b/>
          <w:bCs/>
        </w:rPr>
        <w:t>Ответы:</w:t>
      </w:r>
    </w:p>
    <w:p w14:paraId="15E8E25A" w14:textId="77777777" w:rsidR="00815354" w:rsidRPr="00815354" w:rsidRDefault="00815354" w:rsidP="00815354">
      <w:pPr>
        <w:numPr>
          <w:ilvl w:val="0"/>
          <w:numId w:val="12"/>
        </w:numPr>
      </w:pPr>
      <w:r w:rsidRPr="00815354">
        <w:t>Это его книга</w:t>
      </w:r>
    </w:p>
    <w:p w14:paraId="224053C4" w14:textId="77777777" w:rsidR="00815354" w:rsidRPr="00815354" w:rsidRDefault="00815354" w:rsidP="00815354">
      <w:pPr>
        <w:numPr>
          <w:ilvl w:val="0"/>
          <w:numId w:val="12"/>
        </w:numPr>
      </w:pPr>
      <w:r w:rsidRPr="00815354">
        <w:t>Это наша машина</w:t>
      </w:r>
    </w:p>
    <w:p w14:paraId="18DA3B1B" w14:textId="77777777" w:rsidR="00815354" w:rsidRPr="00815354" w:rsidRDefault="00815354" w:rsidP="00815354">
      <w:pPr>
        <w:numPr>
          <w:ilvl w:val="0"/>
          <w:numId w:val="12"/>
        </w:numPr>
      </w:pPr>
      <w:r w:rsidRPr="00815354">
        <w:t>Чья эта ручка?</w:t>
      </w:r>
    </w:p>
    <w:p w14:paraId="071A376E" w14:textId="77777777" w:rsidR="00815354" w:rsidRPr="00815354" w:rsidRDefault="00815354" w:rsidP="00815354">
      <w:pPr>
        <w:numPr>
          <w:ilvl w:val="0"/>
          <w:numId w:val="12"/>
        </w:numPr>
      </w:pPr>
      <w:r w:rsidRPr="00815354">
        <w:t>Это мой отец</w:t>
      </w:r>
    </w:p>
    <w:p w14:paraId="13CD286B" w14:textId="77777777" w:rsidR="00815354" w:rsidRPr="00815354" w:rsidRDefault="00815354" w:rsidP="00815354">
      <w:pPr>
        <w:numPr>
          <w:ilvl w:val="0"/>
          <w:numId w:val="12"/>
        </w:numPr>
      </w:pPr>
      <w:r w:rsidRPr="00815354">
        <w:t>Это её сестра</w:t>
      </w:r>
    </w:p>
    <w:p w14:paraId="40943FDA" w14:textId="77777777" w:rsidR="00815354" w:rsidRPr="00815354" w:rsidRDefault="00815354" w:rsidP="00815354">
      <w:r w:rsidRPr="00815354">
        <w:pict w14:anchorId="6C2094B8">
          <v:rect id="_x0000_i1304" style="width:0;height:1.5pt" o:hralign="center" o:hrstd="t" o:hr="t" fillcolor="#a0a0a0" stroked="f"/>
        </w:pict>
      </w:r>
    </w:p>
    <w:p w14:paraId="126263C4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Упражнение 3: Переведите на арабский</w:t>
      </w:r>
    </w:p>
    <w:p w14:paraId="639A1A50" w14:textId="77777777" w:rsidR="00815354" w:rsidRPr="00815354" w:rsidRDefault="00815354" w:rsidP="00815354">
      <w:pPr>
        <w:numPr>
          <w:ilvl w:val="0"/>
          <w:numId w:val="13"/>
        </w:numPr>
      </w:pPr>
      <w:r w:rsidRPr="00815354">
        <w:t>Моя книга</w:t>
      </w:r>
    </w:p>
    <w:p w14:paraId="29F04D2D" w14:textId="77777777" w:rsidR="00815354" w:rsidRPr="00815354" w:rsidRDefault="00815354" w:rsidP="00815354">
      <w:pPr>
        <w:numPr>
          <w:ilvl w:val="0"/>
          <w:numId w:val="13"/>
        </w:numPr>
      </w:pPr>
      <w:r w:rsidRPr="00815354">
        <w:t>Его дом</w:t>
      </w:r>
    </w:p>
    <w:p w14:paraId="02CD7039" w14:textId="77777777" w:rsidR="00815354" w:rsidRPr="00815354" w:rsidRDefault="00815354" w:rsidP="00815354">
      <w:pPr>
        <w:numPr>
          <w:ilvl w:val="0"/>
          <w:numId w:val="13"/>
        </w:numPr>
      </w:pPr>
      <w:r w:rsidRPr="00815354">
        <w:lastRenderedPageBreak/>
        <w:t>Наша машина</w:t>
      </w:r>
    </w:p>
    <w:p w14:paraId="1E56E904" w14:textId="77777777" w:rsidR="00815354" w:rsidRPr="00815354" w:rsidRDefault="00815354" w:rsidP="00815354">
      <w:pPr>
        <w:numPr>
          <w:ilvl w:val="0"/>
          <w:numId w:val="13"/>
        </w:numPr>
      </w:pPr>
      <w:r w:rsidRPr="00815354">
        <w:t>Её сумка</w:t>
      </w:r>
    </w:p>
    <w:p w14:paraId="0735FBAD" w14:textId="77777777" w:rsidR="00815354" w:rsidRPr="00815354" w:rsidRDefault="00815354" w:rsidP="00815354">
      <w:pPr>
        <w:numPr>
          <w:ilvl w:val="0"/>
          <w:numId w:val="13"/>
        </w:numPr>
      </w:pPr>
      <w:r w:rsidRPr="00815354">
        <w:t>Чей это дом?</w:t>
      </w:r>
    </w:p>
    <w:p w14:paraId="3D04CF53" w14:textId="77777777" w:rsidR="00815354" w:rsidRPr="00815354" w:rsidRDefault="00815354" w:rsidP="00815354">
      <w:r w:rsidRPr="00815354">
        <w:rPr>
          <w:b/>
          <w:bCs/>
        </w:rPr>
        <w:t>Ответы:</w:t>
      </w:r>
    </w:p>
    <w:p w14:paraId="7C9274D2" w14:textId="77777777" w:rsidR="00815354" w:rsidRPr="00815354" w:rsidRDefault="00815354" w:rsidP="00815354">
      <w:pPr>
        <w:numPr>
          <w:ilvl w:val="0"/>
          <w:numId w:val="14"/>
        </w:numPr>
      </w:pPr>
      <w:r w:rsidRPr="00815354">
        <w:rPr>
          <w:rtl/>
        </w:rPr>
        <w:t>كِتَابِي</w:t>
      </w:r>
    </w:p>
    <w:p w14:paraId="19989C0B" w14:textId="77777777" w:rsidR="00815354" w:rsidRPr="00815354" w:rsidRDefault="00815354" w:rsidP="00815354">
      <w:pPr>
        <w:numPr>
          <w:ilvl w:val="0"/>
          <w:numId w:val="14"/>
        </w:numPr>
      </w:pPr>
      <w:r w:rsidRPr="00815354">
        <w:rPr>
          <w:rtl/>
        </w:rPr>
        <w:t>بَيْتُهُ</w:t>
      </w:r>
    </w:p>
    <w:p w14:paraId="0EA7204D" w14:textId="77777777" w:rsidR="00815354" w:rsidRPr="00815354" w:rsidRDefault="00815354" w:rsidP="00815354">
      <w:pPr>
        <w:numPr>
          <w:ilvl w:val="0"/>
          <w:numId w:val="14"/>
        </w:numPr>
      </w:pPr>
      <w:r w:rsidRPr="00815354">
        <w:rPr>
          <w:rtl/>
        </w:rPr>
        <w:t>سَيَّارَتُنَا</w:t>
      </w:r>
    </w:p>
    <w:p w14:paraId="3C8ED655" w14:textId="77777777" w:rsidR="00815354" w:rsidRPr="00815354" w:rsidRDefault="00815354" w:rsidP="00815354">
      <w:pPr>
        <w:numPr>
          <w:ilvl w:val="0"/>
          <w:numId w:val="14"/>
        </w:numPr>
      </w:pPr>
      <w:r w:rsidRPr="00815354">
        <w:rPr>
          <w:rtl/>
        </w:rPr>
        <w:t>حَقِيبَتُهَا</w:t>
      </w:r>
    </w:p>
    <w:p w14:paraId="4EC142BC" w14:textId="77777777" w:rsidR="00815354" w:rsidRPr="00815354" w:rsidRDefault="00815354" w:rsidP="00815354">
      <w:pPr>
        <w:numPr>
          <w:ilvl w:val="0"/>
          <w:numId w:val="14"/>
        </w:numPr>
      </w:pPr>
      <w:r w:rsidRPr="00815354">
        <w:rPr>
          <w:rtl/>
        </w:rPr>
        <w:t>لِمَنْ هَذَا البَيْتُ؟</w:t>
      </w:r>
    </w:p>
    <w:p w14:paraId="672A078D" w14:textId="77777777" w:rsidR="00815354" w:rsidRPr="00815354" w:rsidRDefault="00815354" w:rsidP="00815354">
      <w:r w:rsidRPr="00815354">
        <w:pict w14:anchorId="38F648A9">
          <v:rect id="_x0000_i1305" style="width:0;height:1.5pt" o:hralign="center" o:hrstd="t" o:hr="t" fillcolor="#a0a0a0" stroked="f"/>
        </w:pict>
      </w:r>
    </w:p>
    <w:p w14:paraId="5270A395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Упражнение 4: Составьте вопрос и ответ</w:t>
      </w:r>
    </w:p>
    <w:p w14:paraId="46407288" w14:textId="77777777" w:rsidR="00815354" w:rsidRPr="00815354" w:rsidRDefault="00815354" w:rsidP="00815354">
      <w:r w:rsidRPr="00815354">
        <w:t>Для каждого предмета составьте вопрос "Чей это...?" и ответ "Это мой/моя...":</w:t>
      </w:r>
    </w:p>
    <w:p w14:paraId="3176985C" w14:textId="77777777" w:rsidR="00815354" w:rsidRPr="00815354" w:rsidRDefault="00815354" w:rsidP="00815354">
      <w:pPr>
        <w:numPr>
          <w:ilvl w:val="0"/>
          <w:numId w:val="15"/>
        </w:numPr>
      </w:pPr>
      <w:r w:rsidRPr="00815354">
        <w:rPr>
          <w:rtl/>
        </w:rPr>
        <w:t>كِتَابٌ</w:t>
      </w:r>
      <w:r w:rsidRPr="00815354">
        <w:t xml:space="preserve"> (книга)</w:t>
      </w:r>
    </w:p>
    <w:p w14:paraId="2DBFC9CE" w14:textId="77777777" w:rsidR="00815354" w:rsidRPr="00815354" w:rsidRDefault="00815354" w:rsidP="00815354">
      <w:pPr>
        <w:numPr>
          <w:ilvl w:val="0"/>
          <w:numId w:val="15"/>
        </w:numPr>
      </w:pPr>
      <w:r w:rsidRPr="00815354">
        <w:rPr>
          <w:rtl/>
        </w:rPr>
        <w:t>سَيَّارَةٌ</w:t>
      </w:r>
      <w:r w:rsidRPr="00815354">
        <w:t xml:space="preserve"> (машина)</w:t>
      </w:r>
    </w:p>
    <w:p w14:paraId="31ADA925" w14:textId="77777777" w:rsidR="00815354" w:rsidRPr="00815354" w:rsidRDefault="00815354" w:rsidP="00815354">
      <w:pPr>
        <w:numPr>
          <w:ilvl w:val="0"/>
          <w:numId w:val="15"/>
        </w:numPr>
      </w:pPr>
      <w:r w:rsidRPr="00815354">
        <w:rPr>
          <w:rtl/>
        </w:rPr>
        <w:t>قَلَمٌ</w:t>
      </w:r>
      <w:r w:rsidRPr="00815354">
        <w:t xml:space="preserve"> (ручка)</w:t>
      </w:r>
    </w:p>
    <w:p w14:paraId="6E3ECAF4" w14:textId="77777777" w:rsidR="00815354" w:rsidRPr="00815354" w:rsidRDefault="00815354" w:rsidP="00815354">
      <w:r w:rsidRPr="00815354">
        <w:rPr>
          <w:b/>
          <w:bCs/>
        </w:rPr>
        <w:t>Пример ответа:</w:t>
      </w:r>
    </w:p>
    <w:p w14:paraId="79FCDCA9" w14:textId="77777777" w:rsidR="00815354" w:rsidRPr="00815354" w:rsidRDefault="00815354" w:rsidP="00815354">
      <w:pPr>
        <w:numPr>
          <w:ilvl w:val="0"/>
          <w:numId w:val="16"/>
        </w:numPr>
      </w:pPr>
      <w:r w:rsidRPr="00815354">
        <w:rPr>
          <w:rtl/>
        </w:rPr>
        <w:t>لِمَنْ هَذَا الكِتَابُ؟ - هَذَا كِتَابِي</w:t>
      </w:r>
    </w:p>
    <w:p w14:paraId="74AA407E" w14:textId="77777777" w:rsidR="00815354" w:rsidRPr="00815354" w:rsidRDefault="00815354" w:rsidP="00815354">
      <w:pPr>
        <w:numPr>
          <w:ilvl w:val="0"/>
          <w:numId w:val="16"/>
        </w:numPr>
      </w:pPr>
      <w:r w:rsidRPr="00815354">
        <w:rPr>
          <w:rtl/>
        </w:rPr>
        <w:t>لِمَنْ هَذِهِ السَّيَّارَةُ؟ - هَذِهِ سَيَّارَتِي</w:t>
      </w:r>
    </w:p>
    <w:p w14:paraId="427920C7" w14:textId="77777777" w:rsidR="00815354" w:rsidRPr="00815354" w:rsidRDefault="00815354" w:rsidP="00815354">
      <w:pPr>
        <w:numPr>
          <w:ilvl w:val="0"/>
          <w:numId w:val="16"/>
        </w:numPr>
      </w:pPr>
      <w:r w:rsidRPr="00815354">
        <w:rPr>
          <w:rtl/>
        </w:rPr>
        <w:t>لِمَنْ هَذَا القَلَمُ؟ - هَذَا قَلَمِي</w:t>
      </w:r>
    </w:p>
    <w:p w14:paraId="3BEB47A3" w14:textId="77777777" w:rsidR="00815354" w:rsidRPr="00815354" w:rsidRDefault="00815354" w:rsidP="00815354">
      <w:r w:rsidRPr="00815354">
        <w:pict w14:anchorId="5B4E51EF">
          <v:rect id="_x0000_i1306" style="width:0;height:1.5pt" o:hralign="center" o:hrstd="t" o:hr="t" fillcolor="#a0a0a0" stroked="f"/>
        </w:pict>
      </w:r>
    </w:p>
    <w:p w14:paraId="4C280DC8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Упражнение 5: Заполните пропуски</w:t>
      </w:r>
    </w:p>
    <w:p w14:paraId="37A59C21" w14:textId="77777777" w:rsidR="00815354" w:rsidRPr="00815354" w:rsidRDefault="00815354" w:rsidP="00815354">
      <w:r w:rsidRPr="00815354">
        <w:t>Вставьте правильный притяжательный суффикс:</w:t>
      </w:r>
    </w:p>
    <w:p w14:paraId="67637C19" w14:textId="77777777" w:rsidR="00815354" w:rsidRPr="00815354" w:rsidRDefault="00815354" w:rsidP="00815354">
      <w:pPr>
        <w:numPr>
          <w:ilvl w:val="0"/>
          <w:numId w:val="17"/>
        </w:numPr>
      </w:pPr>
      <w:r w:rsidRPr="00815354">
        <w:rPr>
          <w:rtl/>
        </w:rPr>
        <w:t>هَذَا بَيْت</w:t>
      </w:r>
      <w:r w:rsidRPr="00815354">
        <w:t>____ (наш)</w:t>
      </w:r>
    </w:p>
    <w:p w14:paraId="6E9CAA50" w14:textId="77777777" w:rsidR="00815354" w:rsidRPr="00815354" w:rsidRDefault="00815354" w:rsidP="00815354">
      <w:pPr>
        <w:numPr>
          <w:ilvl w:val="0"/>
          <w:numId w:val="17"/>
        </w:numPr>
      </w:pPr>
      <w:r w:rsidRPr="00815354">
        <w:rPr>
          <w:rtl/>
        </w:rPr>
        <w:t>هَذِهِ حَقِيبَة</w:t>
      </w:r>
      <w:r w:rsidRPr="00815354">
        <w:t>____ (её)</w:t>
      </w:r>
    </w:p>
    <w:p w14:paraId="0B3EBA19" w14:textId="77777777" w:rsidR="00815354" w:rsidRPr="00815354" w:rsidRDefault="00815354" w:rsidP="00815354">
      <w:pPr>
        <w:numPr>
          <w:ilvl w:val="0"/>
          <w:numId w:val="17"/>
        </w:numPr>
      </w:pPr>
      <w:r w:rsidRPr="00815354">
        <w:rPr>
          <w:rtl/>
        </w:rPr>
        <w:t>هَذَا أَب</w:t>
      </w:r>
      <w:r w:rsidRPr="00815354">
        <w:t>____ (мой)</w:t>
      </w:r>
    </w:p>
    <w:p w14:paraId="00760E74" w14:textId="77777777" w:rsidR="00815354" w:rsidRPr="00815354" w:rsidRDefault="00815354" w:rsidP="00815354">
      <w:pPr>
        <w:numPr>
          <w:ilvl w:val="0"/>
          <w:numId w:val="17"/>
        </w:numPr>
      </w:pPr>
      <w:r w:rsidRPr="00815354">
        <w:rPr>
          <w:rtl/>
        </w:rPr>
        <w:t>هَذِهِ سَيَّارَة</w:t>
      </w:r>
      <w:r w:rsidRPr="00815354">
        <w:t>____ (его)</w:t>
      </w:r>
    </w:p>
    <w:p w14:paraId="4C15228D" w14:textId="77777777" w:rsidR="00815354" w:rsidRPr="00815354" w:rsidRDefault="00815354" w:rsidP="00815354">
      <w:pPr>
        <w:numPr>
          <w:ilvl w:val="0"/>
          <w:numId w:val="17"/>
        </w:numPr>
      </w:pPr>
      <w:r w:rsidRPr="00815354">
        <w:rPr>
          <w:rtl/>
        </w:rPr>
        <w:lastRenderedPageBreak/>
        <w:t>هَذَا صَدِيق</w:t>
      </w:r>
      <w:r w:rsidRPr="00815354">
        <w:t>____ (ваш - м.р.)</w:t>
      </w:r>
    </w:p>
    <w:p w14:paraId="61DB4DB8" w14:textId="77777777" w:rsidR="00815354" w:rsidRPr="00815354" w:rsidRDefault="00815354" w:rsidP="00815354">
      <w:r w:rsidRPr="00815354">
        <w:rPr>
          <w:b/>
          <w:bCs/>
        </w:rPr>
        <w:t>Ответы:</w:t>
      </w:r>
    </w:p>
    <w:p w14:paraId="354170A0" w14:textId="77777777" w:rsidR="00815354" w:rsidRPr="00815354" w:rsidRDefault="00815354" w:rsidP="00815354">
      <w:pPr>
        <w:numPr>
          <w:ilvl w:val="0"/>
          <w:numId w:val="18"/>
        </w:numPr>
      </w:pPr>
      <w:r w:rsidRPr="00815354">
        <w:rPr>
          <w:rtl/>
        </w:rPr>
        <w:t>بَيْتُنَا</w:t>
      </w:r>
    </w:p>
    <w:p w14:paraId="2A8A695E" w14:textId="77777777" w:rsidR="00815354" w:rsidRPr="00815354" w:rsidRDefault="00815354" w:rsidP="00815354">
      <w:pPr>
        <w:numPr>
          <w:ilvl w:val="0"/>
          <w:numId w:val="18"/>
        </w:numPr>
      </w:pPr>
      <w:r w:rsidRPr="00815354">
        <w:rPr>
          <w:rtl/>
        </w:rPr>
        <w:t>حَقِيبَتُهَا</w:t>
      </w:r>
    </w:p>
    <w:p w14:paraId="1AF8FA51" w14:textId="77777777" w:rsidR="00815354" w:rsidRPr="00815354" w:rsidRDefault="00815354" w:rsidP="00815354">
      <w:pPr>
        <w:numPr>
          <w:ilvl w:val="0"/>
          <w:numId w:val="18"/>
        </w:numPr>
      </w:pPr>
      <w:r w:rsidRPr="00815354">
        <w:rPr>
          <w:rtl/>
        </w:rPr>
        <w:t>أَبِي</w:t>
      </w:r>
    </w:p>
    <w:p w14:paraId="5CA7AD9F" w14:textId="77777777" w:rsidR="00815354" w:rsidRPr="00815354" w:rsidRDefault="00815354" w:rsidP="00815354">
      <w:pPr>
        <w:numPr>
          <w:ilvl w:val="0"/>
          <w:numId w:val="18"/>
        </w:numPr>
      </w:pPr>
      <w:r w:rsidRPr="00815354">
        <w:rPr>
          <w:rtl/>
        </w:rPr>
        <w:t>سَيَّارَتُهُ</w:t>
      </w:r>
    </w:p>
    <w:p w14:paraId="27BC8F72" w14:textId="77777777" w:rsidR="00815354" w:rsidRPr="00815354" w:rsidRDefault="00815354" w:rsidP="00815354">
      <w:pPr>
        <w:numPr>
          <w:ilvl w:val="0"/>
          <w:numId w:val="18"/>
        </w:numPr>
      </w:pPr>
      <w:r w:rsidRPr="00815354">
        <w:rPr>
          <w:rtl/>
        </w:rPr>
        <w:t>صَدِيقُكُمْ</w:t>
      </w:r>
    </w:p>
    <w:p w14:paraId="07D7C45C" w14:textId="77777777" w:rsidR="00815354" w:rsidRPr="00815354" w:rsidRDefault="00815354" w:rsidP="00815354">
      <w:r w:rsidRPr="00815354">
        <w:pict w14:anchorId="66AA3628">
          <v:rect id="_x0000_i1307" style="width:0;height:1.5pt" o:hralign="center" o:hrstd="t" o:hr="t" fillcolor="#a0a0a0" stroked="f"/>
        </w:pict>
      </w:r>
    </w:p>
    <w:p w14:paraId="7B94BCE2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Упражнение 6: Исправьте ошибки</w:t>
      </w:r>
    </w:p>
    <w:p w14:paraId="141F248A" w14:textId="77777777" w:rsidR="00815354" w:rsidRPr="00815354" w:rsidRDefault="00815354" w:rsidP="00815354">
      <w:r w:rsidRPr="00815354">
        <w:t>Найдите и исправьте ошибки:</w:t>
      </w:r>
    </w:p>
    <w:p w14:paraId="09C96E1F" w14:textId="77777777" w:rsidR="00815354" w:rsidRPr="00815354" w:rsidRDefault="00815354" w:rsidP="00815354">
      <w:pPr>
        <w:numPr>
          <w:ilvl w:val="0"/>
          <w:numId w:val="19"/>
        </w:numPr>
      </w:pPr>
      <w:r w:rsidRPr="00815354">
        <w:rPr>
          <w:rtl/>
        </w:rPr>
        <w:t>الكِتَابِي</w:t>
      </w:r>
      <w:r w:rsidRPr="00815354">
        <w:t xml:space="preserve"> (артикль не нужен)</w:t>
      </w:r>
    </w:p>
    <w:p w14:paraId="0F924048" w14:textId="77777777" w:rsidR="00815354" w:rsidRPr="00815354" w:rsidRDefault="00815354" w:rsidP="00815354">
      <w:pPr>
        <w:numPr>
          <w:ilvl w:val="0"/>
          <w:numId w:val="19"/>
        </w:numPr>
      </w:pPr>
      <w:r w:rsidRPr="00815354">
        <w:rPr>
          <w:rtl/>
        </w:rPr>
        <w:t>سَيَّارَةِي</w:t>
      </w:r>
      <w:r w:rsidRPr="00815354">
        <w:t xml:space="preserve"> (неправильное окончание)</w:t>
      </w:r>
    </w:p>
    <w:p w14:paraId="78B8B34A" w14:textId="77777777" w:rsidR="00815354" w:rsidRPr="00815354" w:rsidRDefault="00815354" w:rsidP="00815354">
      <w:pPr>
        <w:numPr>
          <w:ilvl w:val="0"/>
          <w:numId w:val="19"/>
        </w:numPr>
      </w:pPr>
      <w:r w:rsidRPr="00815354">
        <w:rPr>
          <w:rtl/>
        </w:rPr>
        <w:t>أَبُ أَنَا</w:t>
      </w:r>
      <w:r w:rsidRPr="00815354">
        <w:t xml:space="preserve"> (неправильная структура)</w:t>
      </w:r>
    </w:p>
    <w:p w14:paraId="60C3135E" w14:textId="77777777" w:rsidR="00815354" w:rsidRPr="00815354" w:rsidRDefault="00815354" w:rsidP="00815354">
      <w:pPr>
        <w:numPr>
          <w:ilvl w:val="0"/>
          <w:numId w:val="19"/>
        </w:numPr>
      </w:pPr>
      <w:r w:rsidRPr="00815354">
        <w:rPr>
          <w:rtl/>
        </w:rPr>
        <w:t>هَذَا بَيْتٌنَا</w:t>
      </w:r>
      <w:r w:rsidRPr="00815354">
        <w:t xml:space="preserve"> (танвин не нужен)</w:t>
      </w:r>
    </w:p>
    <w:p w14:paraId="36CAF629" w14:textId="77777777" w:rsidR="00815354" w:rsidRPr="00815354" w:rsidRDefault="00815354" w:rsidP="00815354">
      <w:r w:rsidRPr="00815354">
        <w:rPr>
          <w:b/>
          <w:bCs/>
        </w:rPr>
        <w:t>Ответы:</w:t>
      </w:r>
    </w:p>
    <w:p w14:paraId="235243C9" w14:textId="77777777" w:rsidR="00815354" w:rsidRPr="00815354" w:rsidRDefault="00815354" w:rsidP="00815354">
      <w:pPr>
        <w:numPr>
          <w:ilvl w:val="0"/>
          <w:numId w:val="20"/>
        </w:numPr>
      </w:pPr>
      <w:r w:rsidRPr="00815354">
        <w:rPr>
          <w:rtl/>
        </w:rPr>
        <w:t>كِتَابِي</w:t>
      </w:r>
      <w:r w:rsidRPr="00815354">
        <w:t xml:space="preserve"> (без артикля)</w:t>
      </w:r>
    </w:p>
    <w:p w14:paraId="25FF3509" w14:textId="77777777" w:rsidR="00815354" w:rsidRPr="00815354" w:rsidRDefault="00815354" w:rsidP="00815354">
      <w:pPr>
        <w:numPr>
          <w:ilvl w:val="0"/>
          <w:numId w:val="20"/>
        </w:numPr>
      </w:pPr>
      <w:r w:rsidRPr="00815354">
        <w:rPr>
          <w:rtl/>
        </w:rPr>
        <w:t>سَيَّارَتِي</w:t>
      </w:r>
      <w:r w:rsidRPr="00815354">
        <w:t xml:space="preserve"> (</w:t>
      </w:r>
      <w:r w:rsidRPr="00815354">
        <w:rPr>
          <w:rtl/>
        </w:rPr>
        <w:t>ة → ت</w:t>
      </w:r>
      <w:r w:rsidRPr="00815354">
        <w:t xml:space="preserve"> перед суффиксом)</w:t>
      </w:r>
    </w:p>
    <w:p w14:paraId="4AA26AE4" w14:textId="77777777" w:rsidR="00815354" w:rsidRPr="00815354" w:rsidRDefault="00815354" w:rsidP="00815354">
      <w:pPr>
        <w:numPr>
          <w:ilvl w:val="0"/>
          <w:numId w:val="20"/>
        </w:numPr>
      </w:pPr>
      <w:r w:rsidRPr="00815354">
        <w:rPr>
          <w:rtl/>
        </w:rPr>
        <w:t>أَبِي</w:t>
      </w:r>
      <w:r w:rsidRPr="00815354">
        <w:t xml:space="preserve"> (присоединённый суффикс)</w:t>
      </w:r>
    </w:p>
    <w:p w14:paraId="53EB97C0" w14:textId="77777777" w:rsidR="00815354" w:rsidRPr="00815354" w:rsidRDefault="00815354" w:rsidP="00815354">
      <w:pPr>
        <w:numPr>
          <w:ilvl w:val="0"/>
          <w:numId w:val="20"/>
        </w:numPr>
      </w:pPr>
      <w:r w:rsidRPr="00815354">
        <w:rPr>
          <w:rtl/>
        </w:rPr>
        <w:t>هَذَا بَيْتُنَا</w:t>
      </w:r>
      <w:r w:rsidRPr="00815354">
        <w:t xml:space="preserve"> (без танвина)</w:t>
      </w:r>
    </w:p>
    <w:p w14:paraId="1029824F" w14:textId="77777777" w:rsidR="00815354" w:rsidRPr="00815354" w:rsidRDefault="00815354" w:rsidP="00815354">
      <w:r w:rsidRPr="00815354">
        <w:pict w14:anchorId="2AEC91CC">
          <v:rect id="_x0000_i1308" style="width:0;height:1.5pt" o:hralign="center" o:hrstd="t" o:hr="t" fillcolor="#a0a0a0" stroked="f"/>
        </w:pict>
      </w:r>
    </w:p>
    <w:p w14:paraId="2378D735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🎓</w:t>
      </w:r>
      <w:r w:rsidRPr="00815354">
        <w:rPr>
          <w:b/>
          <w:bCs/>
        </w:rPr>
        <w:t xml:space="preserve"> ГРАММАТИЧЕСКИЕ ЗАМЕТКИ</w:t>
      </w:r>
    </w:p>
    <w:p w14:paraId="6DE4E32B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1. Важные правила о притяжательных местоимениях:</w:t>
      </w:r>
    </w:p>
    <w:p w14:paraId="00EBDD70" w14:textId="77777777" w:rsidR="00815354" w:rsidRPr="00815354" w:rsidRDefault="00815354" w:rsidP="00815354">
      <w:r w:rsidRPr="00815354">
        <w:rPr>
          <w:rFonts w:ascii="Segoe UI Emoji" w:hAnsi="Segoe UI Emoji" w:cs="Segoe UI Emoji"/>
        </w:rPr>
        <w:t>✅</w:t>
      </w:r>
      <w:r w:rsidRPr="00815354">
        <w:t xml:space="preserve"> Танвин (</w:t>
      </w:r>
      <w:r w:rsidRPr="00815354">
        <w:rPr>
          <w:rFonts w:ascii="Arial" w:hAnsi="Arial" w:cs="Arial"/>
        </w:rPr>
        <w:t>ٌ</w:t>
      </w:r>
      <w:r w:rsidRPr="00815354">
        <w:t xml:space="preserve"> </w:t>
      </w:r>
      <w:r w:rsidRPr="00815354">
        <w:rPr>
          <w:rFonts w:ascii="Arial" w:hAnsi="Arial" w:cs="Arial"/>
        </w:rPr>
        <w:t>ٍ</w:t>
      </w:r>
      <w:r w:rsidRPr="00815354">
        <w:t xml:space="preserve"> </w:t>
      </w:r>
      <w:r w:rsidRPr="00815354">
        <w:rPr>
          <w:rFonts w:ascii="Arial" w:hAnsi="Arial" w:cs="Arial"/>
        </w:rPr>
        <w:t>ً</w:t>
      </w:r>
      <w:r w:rsidRPr="00815354">
        <w:t xml:space="preserve">) </w:t>
      </w:r>
      <w:r w:rsidRPr="00815354">
        <w:rPr>
          <w:b/>
          <w:bCs/>
        </w:rPr>
        <w:t>исчезает</w:t>
      </w:r>
      <w:r w:rsidRPr="00815354">
        <w:t xml:space="preserve"> перед притяжательным суффиксом</w:t>
      </w:r>
      <w:r w:rsidRPr="00815354">
        <w:br/>
      </w:r>
      <w:r w:rsidRPr="00815354">
        <w:rPr>
          <w:rFonts w:ascii="Segoe UI Emoji" w:hAnsi="Segoe UI Emoji" w:cs="Segoe UI Emoji"/>
        </w:rPr>
        <w:t>✅</w:t>
      </w:r>
      <w:r w:rsidRPr="00815354">
        <w:t xml:space="preserve"> </w:t>
      </w:r>
      <w:r w:rsidRPr="00815354">
        <w:rPr>
          <w:rFonts w:ascii="Aptos" w:hAnsi="Aptos" w:cs="Aptos"/>
        </w:rPr>
        <w:t>Буква</w:t>
      </w:r>
      <w:r w:rsidRPr="00815354">
        <w:t xml:space="preserve"> </w:t>
      </w:r>
      <w:r w:rsidRPr="00815354">
        <w:rPr>
          <w:rtl/>
        </w:rPr>
        <w:t>ة</w:t>
      </w:r>
      <w:r w:rsidRPr="00815354">
        <w:t xml:space="preserve"> превращается в </w:t>
      </w:r>
      <w:r w:rsidRPr="00815354">
        <w:rPr>
          <w:rtl/>
        </w:rPr>
        <w:t>ت</w:t>
      </w:r>
      <w:r w:rsidRPr="00815354">
        <w:t xml:space="preserve"> перед суффиксом</w:t>
      </w:r>
      <w:r w:rsidRPr="00815354">
        <w:br/>
      </w:r>
      <w:r w:rsidRPr="00815354">
        <w:rPr>
          <w:rFonts w:ascii="Segoe UI Emoji" w:hAnsi="Segoe UI Emoji" w:cs="Segoe UI Emoji"/>
        </w:rPr>
        <w:t>✅</w:t>
      </w:r>
      <w:r w:rsidRPr="00815354">
        <w:t xml:space="preserve"> </w:t>
      </w:r>
      <w:r w:rsidRPr="00815354">
        <w:rPr>
          <w:rFonts w:ascii="Aptos" w:hAnsi="Aptos" w:cs="Aptos"/>
        </w:rPr>
        <w:t>Артикль</w:t>
      </w:r>
      <w:r w:rsidRPr="00815354">
        <w:t xml:space="preserve"> </w:t>
      </w:r>
      <w:r w:rsidRPr="00815354">
        <w:rPr>
          <w:rtl/>
        </w:rPr>
        <w:t xml:space="preserve">ال </w:t>
      </w:r>
      <w:r w:rsidRPr="00815354">
        <w:rPr>
          <w:b/>
          <w:bCs/>
        </w:rPr>
        <w:t>НЕ используется</w:t>
      </w:r>
      <w:r w:rsidRPr="00815354">
        <w:t xml:space="preserve"> с притяжательными местоимениями</w:t>
      </w:r>
      <w:r w:rsidRPr="00815354">
        <w:br/>
      </w:r>
      <w:r w:rsidRPr="00815354">
        <w:rPr>
          <w:rFonts w:ascii="Segoe UI Emoji" w:hAnsi="Segoe UI Emoji" w:cs="Segoe UI Emoji"/>
        </w:rPr>
        <w:t>✅</w:t>
      </w:r>
      <w:r w:rsidRPr="00815354">
        <w:t xml:space="preserve"> </w:t>
      </w:r>
      <w:r w:rsidRPr="00815354">
        <w:rPr>
          <w:rFonts w:ascii="Aptos" w:hAnsi="Aptos" w:cs="Aptos"/>
        </w:rPr>
        <w:t>Слово</w:t>
      </w:r>
      <w:r w:rsidRPr="00815354">
        <w:t xml:space="preserve"> </w:t>
      </w:r>
      <w:r w:rsidRPr="00815354">
        <w:rPr>
          <w:rFonts w:ascii="Aptos" w:hAnsi="Aptos" w:cs="Aptos"/>
        </w:rPr>
        <w:t>с</w:t>
      </w:r>
      <w:r w:rsidRPr="00815354">
        <w:t xml:space="preserve"> </w:t>
      </w:r>
      <w:r w:rsidRPr="00815354">
        <w:rPr>
          <w:rFonts w:ascii="Aptos" w:hAnsi="Aptos" w:cs="Aptos"/>
        </w:rPr>
        <w:t>притяжательным</w:t>
      </w:r>
      <w:r w:rsidRPr="00815354">
        <w:t xml:space="preserve"> </w:t>
      </w:r>
      <w:r w:rsidRPr="00815354">
        <w:rPr>
          <w:rFonts w:ascii="Aptos" w:hAnsi="Aptos" w:cs="Aptos"/>
        </w:rPr>
        <w:t>суффиксом</w:t>
      </w:r>
      <w:r w:rsidRPr="00815354">
        <w:t xml:space="preserve"> </w:t>
      </w:r>
      <w:r w:rsidRPr="00815354">
        <w:rPr>
          <w:rFonts w:ascii="Aptos" w:hAnsi="Aptos" w:cs="Aptos"/>
        </w:rPr>
        <w:t>автоматически</w:t>
      </w:r>
      <w:r w:rsidRPr="00815354">
        <w:t xml:space="preserve"> </w:t>
      </w:r>
      <w:r w:rsidRPr="00815354">
        <w:rPr>
          <w:rFonts w:ascii="Aptos" w:hAnsi="Aptos" w:cs="Aptos"/>
        </w:rPr>
        <w:t>становится</w:t>
      </w:r>
      <w:r w:rsidRPr="00815354">
        <w:t xml:space="preserve"> </w:t>
      </w:r>
      <w:r w:rsidRPr="00815354">
        <w:rPr>
          <w:rFonts w:ascii="Aptos" w:hAnsi="Aptos" w:cs="Aptos"/>
        </w:rPr>
        <w:t>определённым</w:t>
      </w:r>
    </w:p>
    <w:p w14:paraId="739ACC0E" w14:textId="77777777" w:rsidR="00815354" w:rsidRPr="00815354" w:rsidRDefault="00815354" w:rsidP="00815354">
      <w:r w:rsidRPr="00815354">
        <w:pict w14:anchorId="50A1FCD9">
          <v:rect id="_x0000_i1309" style="width:0;height:1.5pt" o:hralign="center" o:hrstd="t" o:hr="t" fillcolor="#a0a0a0" stroked="f"/>
        </w:pict>
      </w:r>
    </w:p>
    <w:p w14:paraId="14932209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lastRenderedPageBreak/>
        <w:t>2. Особые случаи:</w:t>
      </w:r>
    </w:p>
    <w:p w14:paraId="6B8D7654" w14:textId="77777777" w:rsidR="00815354" w:rsidRPr="00815354" w:rsidRDefault="00815354" w:rsidP="00815354">
      <w:r w:rsidRPr="00815354">
        <w:rPr>
          <w:b/>
          <w:bCs/>
        </w:rPr>
        <w:t xml:space="preserve">Слова </w:t>
      </w:r>
      <w:r w:rsidRPr="00815354">
        <w:rPr>
          <w:b/>
          <w:bCs/>
          <w:rtl/>
        </w:rPr>
        <w:t>أَبٌ، أَخٌ، أُمٌّ</w:t>
      </w:r>
      <w:r w:rsidRPr="00815354">
        <w:rPr>
          <w:b/>
          <w:bCs/>
        </w:rPr>
        <w:t xml:space="preserve"> имеют особенности: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2287"/>
        <w:gridCol w:w="1708"/>
      </w:tblGrid>
      <w:tr w:rsidR="00815354" w:rsidRPr="00815354" w14:paraId="31B7D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16429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14:paraId="296C4540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С суффиксом "мой"</w:t>
            </w:r>
          </w:p>
        </w:tc>
        <w:tc>
          <w:tcPr>
            <w:tcW w:w="0" w:type="auto"/>
            <w:vAlign w:val="center"/>
            <w:hideMark/>
          </w:tcPr>
          <w:p w14:paraId="39A95F40" w14:textId="77777777" w:rsidR="00815354" w:rsidRPr="00815354" w:rsidRDefault="00815354" w:rsidP="00815354">
            <w:pPr>
              <w:rPr>
                <w:b/>
                <w:bCs/>
              </w:rPr>
            </w:pPr>
            <w:r w:rsidRPr="00815354">
              <w:rPr>
                <w:b/>
                <w:bCs/>
              </w:rPr>
              <w:t>Транскрипция</w:t>
            </w:r>
          </w:p>
        </w:tc>
      </w:tr>
      <w:tr w:rsidR="00815354" w:rsidRPr="00815354" w14:paraId="7BB7A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54C5" w14:textId="77777777" w:rsidR="00815354" w:rsidRPr="00815354" w:rsidRDefault="00815354" w:rsidP="00815354">
            <w:r w:rsidRPr="00815354">
              <w:rPr>
                <w:rtl/>
              </w:rPr>
              <w:t>أَبٌ</w:t>
            </w:r>
            <w:r w:rsidRPr="00815354">
              <w:t xml:space="preserve"> (отец)</w:t>
            </w:r>
          </w:p>
        </w:tc>
        <w:tc>
          <w:tcPr>
            <w:tcW w:w="0" w:type="auto"/>
            <w:vAlign w:val="center"/>
            <w:hideMark/>
          </w:tcPr>
          <w:p w14:paraId="33760FC4" w14:textId="77777777" w:rsidR="00815354" w:rsidRPr="00815354" w:rsidRDefault="00815354" w:rsidP="00815354">
            <w:r w:rsidRPr="00815354">
              <w:rPr>
                <w:rtl/>
              </w:rPr>
              <w:t>أَبِي</w:t>
            </w:r>
          </w:p>
        </w:tc>
        <w:tc>
          <w:tcPr>
            <w:tcW w:w="0" w:type="auto"/>
            <w:vAlign w:val="center"/>
            <w:hideMark/>
          </w:tcPr>
          <w:p w14:paraId="534791F7" w14:textId="77777777" w:rsidR="00815354" w:rsidRPr="00815354" w:rsidRDefault="00815354" w:rsidP="00815354">
            <w:r w:rsidRPr="00815354">
              <w:t>абӣ</w:t>
            </w:r>
          </w:p>
        </w:tc>
      </w:tr>
      <w:tr w:rsidR="00815354" w:rsidRPr="00815354" w14:paraId="56CB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CE8F" w14:textId="77777777" w:rsidR="00815354" w:rsidRPr="00815354" w:rsidRDefault="00815354" w:rsidP="00815354">
            <w:r w:rsidRPr="00815354">
              <w:rPr>
                <w:rtl/>
              </w:rPr>
              <w:t>أَخٌ</w:t>
            </w:r>
            <w:r w:rsidRPr="00815354">
              <w:t xml:space="preserve"> (брат)</w:t>
            </w:r>
          </w:p>
        </w:tc>
        <w:tc>
          <w:tcPr>
            <w:tcW w:w="0" w:type="auto"/>
            <w:vAlign w:val="center"/>
            <w:hideMark/>
          </w:tcPr>
          <w:p w14:paraId="4A502954" w14:textId="77777777" w:rsidR="00815354" w:rsidRPr="00815354" w:rsidRDefault="00815354" w:rsidP="00815354">
            <w:r w:rsidRPr="00815354">
              <w:rPr>
                <w:rtl/>
              </w:rPr>
              <w:t>أَخِي</w:t>
            </w:r>
          </w:p>
        </w:tc>
        <w:tc>
          <w:tcPr>
            <w:tcW w:w="0" w:type="auto"/>
            <w:vAlign w:val="center"/>
            <w:hideMark/>
          </w:tcPr>
          <w:p w14:paraId="004E4C25" w14:textId="77777777" w:rsidR="00815354" w:rsidRPr="00815354" w:rsidRDefault="00815354" w:rsidP="00815354">
            <w:r w:rsidRPr="00815354">
              <w:t>ахӣ</w:t>
            </w:r>
          </w:p>
        </w:tc>
      </w:tr>
      <w:tr w:rsidR="00815354" w:rsidRPr="00815354" w14:paraId="3717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DFC5" w14:textId="77777777" w:rsidR="00815354" w:rsidRPr="00815354" w:rsidRDefault="00815354" w:rsidP="00815354">
            <w:r w:rsidRPr="00815354">
              <w:rPr>
                <w:rtl/>
              </w:rPr>
              <w:t>أُمٌّ</w:t>
            </w:r>
            <w:r w:rsidRPr="00815354">
              <w:t xml:space="preserve"> (мать)</w:t>
            </w:r>
          </w:p>
        </w:tc>
        <w:tc>
          <w:tcPr>
            <w:tcW w:w="0" w:type="auto"/>
            <w:vAlign w:val="center"/>
            <w:hideMark/>
          </w:tcPr>
          <w:p w14:paraId="12BA83D4" w14:textId="77777777" w:rsidR="00815354" w:rsidRPr="00815354" w:rsidRDefault="00815354" w:rsidP="00815354">
            <w:r w:rsidRPr="00815354">
              <w:rPr>
                <w:rtl/>
              </w:rPr>
              <w:t>أُمِّي</w:t>
            </w:r>
          </w:p>
        </w:tc>
        <w:tc>
          <w:tcPr>
            <w:tcW w:w="0" w:type="auto"/>
            <w:vAlign w:val="center"/>
            <w:hideMark/>
          </w:tcPr>
          <w:p w14:paraId="186007C7" w14:textId="77777777" w:rsidR="00815354" w:rsidRPr="00815354" w:rsidRDefault="00815354" w:rsidP="00815354">
            <w:r w:rsidRPr="00815354">
              <w:t>уммӣ</w:t>
            </w:r>
          </w:p>
        </w:tc>
      </w:tr>
    </w:tbl>
    <w:p w14:paraId="0B5E2212" w14:textId="77777777" w:rsidR="00815354" w:rsidRPr="00815354" w:rsidRDefault="00815354" w:rsidP="00815354">
      <w:r w:rsidRPr="00815354">
        <w:rPr>
          <w:b/>
          <w:bCs/>
        </w:rPr>
        <w:t>Примечание:</w:t>
      </w:r>
      <w:r w:rsidRPr="00815354">
        <w:t xml:space="preserve"> В некоторых формах может быть </w:t>
      </w:r>
      <w:r w:rsidRPr="00815354">
        <w:rPr>
          <w:rtl/>
        </w:rPr>
        <w:t>أَبُوهُ</w:t>
      </w:r>
      <w:r w:rsidRPr="00815354">
        <w:t xml:space="preserve"> (его отец), </w:t>
      </w:r>
      <w:r w:rsidRPr="00815354">
        <w:rPr>
          <w:rtl/>
        </w:rPr>
        <w:t>أَخُوهُ</w:t>
      </w:r>
      <w:r w:rsidRPr="00815354">
        <w:t xml:space="preserve"> (его брат) - это более сложная грамматика, которую изучим позже.</w:t>
      </w:r>
    </w:p>
    <w:p w14:paraId="354DB42D" w14:textId="77777777" w:rsidR="00815354" w:rsidRPr="00815354" w:rsidRDefault="00815354" w:rsidP="00815354">
      <w:r w:rsidRPr="00815354">
        <w:pict w14:anchorId="716E0472">
          <v:rect id="_x0000_i1310" style="width:0;height:1.5pt" o:hralign="center" o:hrstd="t" o:hr="t" fillcolor="#a0a0a0" stroked="f"/>
        </w:pict>
      </w:r>
    </w:p>
    <w:p w14:paraId="0105FF90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3. Порядок слов:</w:t>
      </w:r>
    </w:p>
    <w:p w14:paraId="5E29E94A" w14:textId="77777777" w:rsidR="00815354" w:rsidRPr="00815354" w:rsidRDefault="00815354" w:rsidP="00815354">
      <w:r w:rsidRPr="00815354">
        <w:rPr>
          <w:b/>
          <w:bCs/>
        </w:rPr>
        <w:t>При описании принадлежности:</w:t>
      </w:r>
    </w:p>
    <w:p w14:paraId="08E79BA5" w14:textId="77777777" w:rsidR="00815354" w:rsidRPr="00815354" w:rsidRDefault="00815354" w:rsidP="00815354">
      <w:r w:rsidRPr="00815354">
        <w:rPr>
          <w:b/>
          <w:bCs/>
        </w:rPr>
        <w:t>Существительное + притяжательный суффикс</w:t>
      </w:r>
    </w:p>
    <w:p w14:paraId="384ACD20" w14:textId="77777777" w:rsidR="00815354" w:rsidRPr="00815354" w:rsidRDefault="00815354" w:rsidP="00815354">
      <w:r w:rsidRPr="00815354">
        <w:rPr>
          <w:b/>
          <w:bCs/>
        </w:rPr>
        <w:t>Примеры:</w:t>
      </w:r>
    </w:p>
    <w:p w14:paraId="28AC29B4" w14:textId="77777777" w:rsidR="00815354" w:rsidRPr="00815354" w:rsidRDefault="00815354" w:rsidP="00815354">
      <w:pPr>
        <w:numPr>
          <w:ilvl w:val="0"/>
          <w:numId w:val="21"/>
        </w:numPr>
      </w:pPr>
      <w:r w:rsidRPr="00815354">
        <w:rPr>
          <w:rtl/>
        </w:rPr>
        <w:t>كِتَابُ الطَّالِبِ</w:t>
      </w:r>
      <w:r w:rsidRPr="00815354">
        <w:t xml:space="preserve"> (книга студента) - идафа (изучим позже)</w:t>
      </w:r>
    </w:p>
    <w:p w14:paraId="6FC8B980" w14:textId="77777777" w:rsidR="00815354" w:rsidRPr="00815354" w:rsidRDefault="00815354" w:rsidP="00815354">
      <w:pPr>
        <w:numPr>
          <w:ilvl w:val="0"/>
          <w:numId w:val="21"/>
        </w:numPr>
      </w:pPr>
      <w:r w:rsidRPr="00815354">
        <w:rPr>
          <w:rtl/>
        </w:rPr>
        <w:t>كِتَابُهُ</w:t>
      </w:r>
      <w:r w:rsidRPr="00815354">
        <w:t xml:space="preserve"> (его книга) - с притяжательным местоимением</w:t>
      </w:r>
    </w:p>
    <w:p w14:paraId="02815EE9" w14:textId="77777777" w:rsidR="00815354" w:rsidRPr="00815354" w:rsidRDefault="00815354" w:rsidP="00815354">
      <w:r w:rsidRPr="00815354">
        <w:pict w14:anchorId="24AD6DAC">
          <v:rect id="_x0000_i1311" style="width:0;height:1.5pt" o:hralign="center" o:hrstd="t" o:hr="t" fillcolor="#a0a0a0" stroked="f"/>
        </w:pict>
      </w:r>
    </w:p>
    <w:p w14:paraId="3822CA6A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 xml:space="preserve">4. С артиклем </w:t>
      </w:r>
      <w:r w:rsidRPr="00815354">
        <w:rPr>
          <w:b/>
          <w:bCs/>
          <w:rtl/>
        </w:rPr>
        <w:t>ال</w:t>
      </w:r>
      <w:r w:rsidRPr="00815354">
        <w:rPr>
          <w:b/>
          <w:bCs/>
        </w:rPr>
        <w:t>:</w:t>
      </w:r>
    </w:p>
    <w:p w14:paraId="29BC2013" w14:textId="77777777" w:rsidR="00815354" w:rsidRPr="00815354" w:rsidRDefault="00815354" w:rsidP="00815354">
      <w:r w:rsidRPr="00815354">
        <w:rPr>
          <w:b/>
          <w:bCs/>
        </w:rPr>
        <w:t>Правило:</w:t>
      </w:r>
      <w:r w:rsidRPr="00815354">
        <w:t xml:space="preserve"> Когда спрашиваем, используем артикль:</w:t>
      </w:r>
    </w:p>
    <w:p w14:paraId="31274209" w14:textId="77777777" w:rsidR="00815354" w:rsidRPr="00815354" w:rsidRDefault="00815354" w:rsidP="00815354">
      <w:pPr>
        <w:numPr>
          <w:ilvl w:val="0"/>
          <w:numId w:val="22"/>
        </w:numPr>
      </w:pPr>
      <w:r w:rsidRPr="00815354">
        <w:rPr>
          <w:rtl/>
        </w:rPr>
        <w:t xml:space="preserve">لِمَنْ هَذَا </w:t>
      </w:r>
      <w:r w:rsidRPr="00815354">
        <w:rPr>
          <w:b/>
          <w:bCs/>
          <w:rtl/>
        </w:rPr>
        <w:t>الكِتَابُ</w:t>
      </w:r>
      <w:r w:rsidRPr="00815354">
        <w:rPr>
          <w:rtl/>
        </w:rPr>
        <w:t>؟</w:t>
      </w:r>
      <w:r w:rsidRPr="00815354">
        <w:t xml:space="preserve"> (Чья </w:t>
      </w:r>
      <w:r w:rsidRPr="00815354">
        <w:rPr>
          <w:b/>
          <w:bCs/>
        </w:rPr>
        <w:t>эта</w:t>
      </w:r>
      <w:r w:rsidRPr="00815354">
        <w:t xml:space="preserve"> книга?)</w:t>
      </w:r>
    </w:p>
    <w:p w14:paraId="4A1D1189" w14:textId="77777777" w:rsidR="00815354" w:rsidRPr="00815354" w:rsidRDefault="00815354" w:rsidP="00815354">
      <w:r w:rsidRPr="00815354">
        <w:t>Когда отвечаем, артикль исчезает:</w:t>
      </w:r>
    </w:p>
    <w:p w14:paraId="58368C6F" w14:textId="77777777" w:rsidR="00815354" w:rsidRPr="00815354" w:rsidRDefault="00815354" w:rsidP="00815354">
      <w:pPr>
        <w:numPr>
          <w:ilvl w:val="0"/>
          <w:numId w:val="23"/>
        </w:numPr>
      </w:pPr>
      <w:r w:rsidRPr="00815354">
        <w:rPr>
          <w:rtl/>
        </w:rPr>
        <w:t xml:space="preserve">هَذَا </w:t>
      </w:r>
      <w:r w:rsidRPr="00815354">
        <w:rPr>
          <w:b/>
          <w:bCs/>
          <w:rtl/>
        </w:rPr>
        <w:t>كِتَابِي</w:t>
      </w:r>
      <w:r w:rsidRPr="00815354">
        <w:rPr>
          <w:rtl/>
        </w:rPr>
        <w:t xml:space="preserve"> </w:t>
      </w:r>
      <w:r w:rsidRPr="00815354">
        <w:t xml:space="preserve">(Это </w:t>
      </w:r>
      <w:r w:rsidRPr="00815354">
        <w:rPr>
          <w:b/>
          <w:bCs/>
        </w:rPr>
        <w:t>моя</w:t>
      </w:r>
      <w:r w:rsidRPr="00815354">
        <w:t xml:space="preserve"> книга)</w:t>
      </w:r>
    </w:p>
    <w:p w14:paraId="3FB66C18" w14:textId="77777777" w:rsidR="00815354" w:rsidRPr="00815354" w:rsidRDefault="00815354" w:rsidP="00815354">
      <w:r w:rsidRPr="00815354">
        <w:pict w14:anchorId="2C551476">
          <v:rect id="_x0000_i1312" style="width:0;height:1.5pt" o:hralign="center" o:hrstd="t" o:hr="t" fillcolor="#a0a0a0" stroked="f"/>
        </w:pict>
      </w:r>
    </w:p>
    <w:p w14:paraId="545DB287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📚</w:t>
      </w:r>
      <w:r w:rsidRPr="00815354">
        <w:rPr>
          <w:b/>
          <w:bCs/>
        </w:rPr>
        <w:t xml:space="preserve"> ПОЛНЫЙ СЛОВАРЬ УРОКА 6</w:t>
      </w:r>
    </w:p>
    <w:p w14:paraId="2996CEC5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Притяжательные суффиксы:</w:t>
      </w:r>
    </w:p>
    <w:p w14:paraId="19871A5C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ـِي / ـي</w:t>
      </w:r>
      <w:r w:rsidRPr="00815354">
        <w:rPr>
          <w:rtl/>
        </w:rPr>
        <w:t xml:space="preserve"> </w:t>
      </w:r>
      <w:r w:rsidRPr="00815354">
        <w:t>(мой/моя)</w:t>
      </w:r>
    </w:p>
    <w:p w14:paraId="6F0AF723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ـكَ</w:t>
      </w:r>
      <w:r w:rsidRPr="00815354">
        <w:rPr>
          <w:rtl/>
        </w:rPr>
        <w:t xml:space="preserve"> </w:t>
      </w:r>
      <w:r w:rsidRPr="00815354">
        <w:t>(твой - м.р.)</w:t>
      </w:r>
    </w:p>
    <w:p w14:paraId="12B7F101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lastRenderedPageBreak/>
        <w:t>ـكِ</w:t>
      </w:r>
      <w:r w:rsidRPr="00815354">
        <w:rPr>
          <w:rtl/>
        </w:rPr>
        <w:t xml:space="preserve"> </w:t>
      </w:r>
      <w:r w:rsidRPr="00815354">
        <w:t>(твой - ж.р.)</w:t>
      </w:r>
    </w:p>
    <w:p w14:paraId="35A56D6F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ـهُ</w:t>
      </w:r>
      <w:r w:rsidRPr="00815354">
        <w:rPr>
          <w:rtl/>
        </w:rPr>
        <w:t xml:space="preserve"> </w:t>
      </w:r>
      <w:r w:rsidRPr="00815354">
        <w:t>(его)</w:t>
      </w:r>
    </w:p>
    <w:p w14:paraId="26640C66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ـهَا</w:t>
      </w:r>
      <w:r w:rsidRPr="00815354">
        <w:rPr>
          <w:rtl/>
        </w:rPr>
        <w:t xml:space="preserve"> </w:t>
      </w:r>
      <w:r w:rsidRPr="00815354">
        <w:t>(её)</w:t>
      </w:r>
    </w:p>
    <w:p w14:paraId="673C6D0F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ـنَا</w:t>
      </w:r>
      <w:r w:rsidRPr="00815354">
        <w:rPr>
          <w:rtl/>
        </w:rPr>
        <w:t xml:space="preserve"> </w:t>
      </w:r>
      <w:r w:rsidRPr="00815354">
        <w:t>(наш/наша)</w:t>
      </w:r>
    </w:p>
    <w:p w14:paraId="1430C7A5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ـكُمْ</w:t>
      </w:r>
      <w:r w:rsidRPr="00815354">
        <w:rPr>
          <w:rtl/>
        </w:rPr>
        <w:t xml:space="preserve"> </w:t>
      </w:r>
      <w:r w:rsidRPr="00815354">
        <w:t>(ваш - м.р.)</w:t>
      </w:r>
    </w:p>
    <w:p w14:paraId="2E67CDB3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ـكُنَّ</w:t>
      </w:r>
      <w:r w:rsidRPr="00815354">
        <w:rPr>
          <w:rtl/>
        </w:rPr>
        <w:t xml:space="preserve"> </w:t>
      </w:r>
      <w:r w:rsidRPr="00815354">
        <w:t>(ваш - ж.р.)</w:t>
      </w:r>
    </w:p>
    <w:p w14:paraId="5F4B0DD0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ـهُمْ</w:t>
      </w:r>
      <w:r w:rsidRPr="00815354">
        <w:rPr>
          <w:rtl/>
        </w:rPr>
        <w:t xml:space="preserve"> </w:t>
      </w:r>
      <w:r w:rsidRPr="00815354">
        <w:t>(их - м.р.)</w:t>
      </w:r>
    </w:p>
    <w:p w14:paraId="5D5DD0D5" w14:textId="77777777" w:rsidR="00815354" w:rsidRPr="00815354" w:rsidRDefault="00815354" w:rsidP="00815354">
      <w:pPr>
        <w:numPr>
          <w:ilvl w:val="0"/>
          <w:numId w:val="24"/>
        </w:numPr>
      </w:pPr>
      <w:r w:rsidRPr="00815354">
        <w:rPr>
          <w:b/>
          <w:bCs/>
          <w:rtl/>
        </w:rPr>
        <w:t>ـهُنَّ</w:t>
      </w:r>
      <w:r w:rsidRPr="00815354">
        <w:rPr>
          <w:rtl/>
        </w:rPr>
        <w:t xml:space="preserve"> </w:t>
      </w:r>
      <w:r w:rsidRPr="00815354">
        <w:t>(их - ж.р.)</w:t>
      </w:r>
    </w:p>
    <w:p w14:paraId="73216746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Предметы:</w:t>
      </w:r>
    </w:p>
    <w:p w14:paraId="6383D7D9" w14:textId="77777777" w:rsidR="00815354" w:rsidRPr="00815354" w:rsidRDefault="00815354" w:rsidP="00815354">
      <w:pPr>
        <w:numPr>
          <w:ilvl w:val="0"/>
          <w:numId w:val="25"/>
        </w:numPr>
      </w:pPr>
      <w:r w:rsidRPr="00815354">
        <w:rPr>
          <w:b/>
          <w:bCs/>
          <w:rtl/>
        </w:rPr>
        <w:t>دَفْتَرٌ</w:t>
      </w:r>
      <w:r w:rsidRPr="00815354">
        <w:rPr>
          <w:rtl/>
        </w:rPr>
        <w:t xml:space="preserve"> </w:t>
      </w:r>
      <w:r w:rsidRPr="00815354">
        <w:t>(дафтарун) - тетрадь</w:t>
      </w:r>
    </w:p>
    <w:p w14:paraId="53FC7D91" w14:textId="77777777" w:rsidR="00815354" w:rsidRPr="00815354" w:rsidRDefault="00815354" w:rsidP="00815354">
      <w:pPr>
        <w:numPr>
          <w:ilvl w:val="0"/>
          <w:numId w:val="25"/>
        </w:numPr>
      </w:pPr>
      <w:r w:rsidRPr="00815354">
        <w:rPr>
          <w:b/>
          <w:bCs/>
          <w:rtl/>
        </w:rPr>
        <w:t>هَاتِفٌ</w:t>
      </w:r>
      <w:r w:rsidRPr="00815354">
        <w:rPr>
          <w:rtl/>
        </w:rPr>
        <w:t xml:space="preserve"> </w:t>
      </w:r>
      <w:r w:rsidRPr="00815354">
        <w:t>(ха̄тифун) - телефон</w:t>
      </w:r>
    </w:p>
    <w:p w14:paraId="186A066F" w14:textId="77777777" w:rsidR="00815354" w:rsidRPr="00815354" w:rsidRDefault="00815354" w:rsidP="00815354">
      <w:pPr>
        <w:numPr>
          <w:ilvl w:val="0"/>
          <w:numId w:val="25"/>
        </w:numPr>
      </w:pPr>
      <w:r w:rsidRPr="00815354">
        <w:rPr>
          <w:b/>
          <w:bCs/>
          <w:rtl/>
        </w:rPr>
        <w:t>حَاسُوبٌ</w:t>
      </w:r>
      <w:r w:rsidRPr="00815354">
        <w:rPr>
          <w:rtl/>
        </w:rPr>
        <w:t xml:space="preserve"> </w:t>
      </w:r>
      <w:r w:rsidRPr="00815354">
        <w:t>(ха̄сӯбун) - компьютер</w:t>
      </w:r>
    </w:p>
    <w:p w14:paraId="3685933C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Семья:</w:t>
      </w:r>
    </w:p>
    <w:p w14:paraId="3D6E4681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أَبٌ</w:t>
      </w:r>
      <w:r w:rsidRPr="00815354">
        <w:rPr>
          <w:rtl/>
        </w:rPr>
        <w:t xml:space="preserve"> </w:t>
      </w:r>
      <w:r w:rsidRPr="00815354">
        <w:t>(абун) - отец</w:t>
      </w:r>
    </w:p>
    <w:p w14:paraId="4A93974F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أُمٌّ</w:t>
      </w:r>
      <w:r w:rsidRPr="00815354">
        <w:rPr>
          <w:rtl/>
        </w:rPr>
        <w:t xml:space="preserve"> </w:t>
      </w:r>
      <w:r w:rsidRPr="00815354">
        <w:t>(уммун) - мать</w:t>
      </w:r>
    </w:p>
    <w:p w14:paraId="1B208060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أَخٌ</w:t>
      </w:r>
      <w:r w:rsidRPr="00815354">
        <w:rPr>
          <w:rtl/>
        </w:rPr>
        <w:t xml:space="preserve"> </w:t>
      </w:r>
      <w:r w:rsidRPr="00815354">
        <w:t>(ахун) - брат</w:t>
      </w:r>
    </w:p>
    <w:p w14:paraId="48E9B213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أُخْتٌ</w:t>
      </w:r>
      <w:r w:rsidRPr="00815354">
        <w:rPr>
          <w:rtl/>
        </w:rPr>
        <w:t xml:space="preserve"> </w:t>
      </w:r>
      <w:r w:rsidRPr="00815354">
        <w:t>(ухтун) - сестра</w:t>
      </w:r>
    </w:p>
    <w:p w14:paraId="48615C84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ابْنٌ</w:t>
      </w:r>
      <w:r w:rsidRPr="00815354">
        <w:rPr>
          <w:rtl/>
        </w:rPr>
        <w:t xml:space="preserve"> </w:t>
      </w:r>
      <w:r w:rsidRPr="00815354">
        <w:t>(ибнун) - сын</w:t>
      </w:r>
    </w:p>
    <w:p w14:paraId="5A271715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بِنْتٌ</w:t>
      </w:r>
      <w:r w:rsidRPr="00815354">
        <w:rPr>
          <w:rtl/>
        </w:rPr>
        <w:t xml:space="preserve"> </w:t>
      </w:r>
      <w:r w:rsidRPr="00815354">
        <w:t>(бинтун) - дочь</w:t>
      </w:r>
    </w:p>
    <w:p w14:paraId="28AD6662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صَدِيقٌ</w:t>
      </w:r>
      <w:r w:rsidRPr="00815354">
        <w:rPr>
          <w:rtl/>
        </w:rPr>
        <w:t xml:space="preserve"> </w:t>
      </w:r>
      <w:r w:rsidRPr="00815354">
        <w:t>(с̣адӣк̣ун) - друг</w:t>
      </w:r>
    </w:p>
    <w:p w14:paraId="1F3D8AB5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صَدِيقَةٌ</w:t>
      </w:r>
      <w:r w:rsidRPr="00815354">
        <w:rPr>
          <w:rtl/>
        </w:rPr>
        <w:t xml:space="preserve"> </w:t>
      </w:r>
      <w:r w:rsidRPr="00815354">
        <w:t>(с̣адӣк̣атун) - подруга</w:t>
      </w:r>
    </w:p>
    <w:p w14:paraId="16FEF1B6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زَوْجٌ</w:t>
      </w:r>
      <w:r w:rsidRPr="00815354">
        <w:rPr>
          <w:rtl/>
        </w:rPr>
        <w:t xml:space="preserve"> </w:t>
      </w:r>
      <w:r w:rsidRPr="00815354">
        <w:t>(завджун) - муж</w:t>
      </w:r>
    </w:p>
    <w:p w14:paraId="4D8B902F" w14:textId="77777777" w:rsidR="00815354" w:rsidRPr="00815354" w:rsidRDefault="00815354" w:rsidP="00815354">
      <w:pPr>
        <w:numPr>
          <w:ilvl w:val="0"/>
          <w:numId w:val="26"/>
        </w:numPr>
      </w:pPr>
      <w:r w:rsidRPr="00815354">
        <w:rPr>
          <w:b/>
          <w:bCs/>
          <w:rtl/>
        </w:rPr>
        <w:t>زَوْجَةٌ</w:t>
      </w:r>
      <w:r w:rsidRPr="00815354">
        <w:rPr>
          <w:rtl/>
        </w:rPr>
        <w:t xml:space="preserve"> </w:t>
      </w:r>
      <w:r w:rsidRPr="00815354">
        <w:t>(завджатун) - жена</w:t>
      </w:r>
    </w:p>
    <w:p w14:paraId="7E273655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Другие слова:</w:t>
      </w:r>
    </w:p>
    <w:p w14:paraId="415C6439" w14:textId="77777777" w:rsidR="00815354" w:rsidRPr="00815354" w:rsidRDefault="00815354" w:rsidP="00815354">
      <w:pPr>
        <w:numPr>
          <w:ilvl w:val="0"/>
          <w:numId w:val="27"/>
        </w:numPr>
      </w:pPr>
      <w:r w:rsidRPr="00815354">
        <w:rPr>
          <w:b/>
          <w:bCs/>
          <w:rtl/>
        </w:rPr>
        <w:t>لِمَنْ</w:t>
      </w:r>
      <w:r w:rsidRPr="00815354">
        <w:rPr>
          <w:rtl/>
        </w:rPr>
        <w:t xml:space="preserve"> </w:t>
      </w:r>
      <w:r w:rsidRPr="00815354">
        <w:t>(лиман) - чей? чья? чьё?</w:t>
      </w:r>
    </w:p>
    <w:p w14:paraId="107DB69A" w14:textId="77777777" w:rsidR="00815354" w:rsidRPr="00815354" w:rsidRDefault="00815354" w:rsidP="00815354">
      <w:pPr>
        <w:numPr>
          <w:ilvl w:val="0"/>
          <w:numId w:val="27"/>
        </w:numPr>
      </w:pPr>
      <w:r w:rsidRPr="00815354">
        <w:rPr>
          <w:b/>
          <w:bCs/>
          <w:rtl/>
        </w:rPr>
        <w:t>اسْمٌ</w:t>
      </w:r>
      <w:r w:rsidRPr="00815354">
        <w:rPr>
          <w:rtl/>
        </w:rPr>
        <w:t xml:space="preserve"> </w:t>
      </w:r>
      <w:r w:rsidRPr="00815354">
        <w:t>(исмун) - имя</w:t>
      </w:r>
    </w:p>
    <w:p w14:paraId="41D2E7E5" w14:textId="77777777" w:rsidR="00815354" w:rsidRPr="00815354" w:rsidRDefault="00815354" w:rsidP="00815354">
      <w:pPr>
        <w:numPr>
          <w:ilvl w:val="0"/>
          <w:numId w:val="27"/>
        </w:numPr>
      </w:pPr>
      <w:r w:rsidRPr="00815354">
        <w:rPr>
          <w:b/>
          <w:bCs/>
          <w:rtl/>
        </w:rPr>
        <w:lastRenderedPageBreak/>
        <w:t>وَ</w:t>
      </w:r>
      <w:r w:rsidRPr="00815354">
        <w:rPr>
          <w:rtl/>
        </w:rPr>
        <w:t xml:space="preserve"> </w:t>
      </w:r>
      <w:r w:rsidRPr="00815354">
        <w:t>(ва) - и, а</w:t>
      </w:r>
    </w:p>
    <w:p w14:paraId="53170DA3" w14:textId="77777777" w:rsidR="00815354" w:rsidRPr="00815354" w:rsidRDefault="00815354" w:rsidP="00815354">
      <w:pPr>
        <w:numPr>
          <w:ilvl w:val="0"/>
          <w:numId w:val="27"/>
        </w:numPr>
      </w:pPr>
      <w:r w:rsidRPr="00815354">
        <w:rPr>
          <w:b/>
          <w:bCs/>
          <w:rtl/>
        </w:rPr>
        <w:t>فِي</w:t>
      </w:r>
      <w:r w:rsidRPr="00815354">
        <w:rPr>
          <w:rtl/>
        </w:rPr>
        <w:t xml:space="preserve"> </w:t>
      </w:r>
      <w:r w:rsidRPr="00815354">
        <w:t>(фӣ) - в</w:t>
      </w:r>
    </w:p>
    <w:p w14:paraId="36731110" w14:textId="77777777" w:rsidR="00815354" w:rsidRPr="00815354" w:rsidRDefault="00815354" w:rsidP="00815354">
      <w:pPr>
        <w:numPr>
          <w:ilvl w:val="0"/>
          <w:numId w:val="27"/>
        </w:numPr>
      </w:pPr>
      <w:r w:rsidRPr="00815354">
        <w:rPr>
          <w:b/>
          <w:bCs/>
          <w:rtl/>
        </w:rPr>
        <w:t>جَمِيلٌ</w:t>
      </w:r>
      <w:r w:rsidRPr="00815354">
        <w:rPr>
          <w:rtl/>
        </w:rPr>
        <w:t xml:space="preserve"> </w:t>
      </w:r>
      <w:r w:rsidRPr="00815354">
        <w:t>(джамӣлун) - красивый</w:t>
      </w:r>
    </w:p>
    <w:p w14:paraId="77626D66" w14:textId="77777777" w:rsidR="00815354" w:rsidRPr="00815354" w:rsidRDefault="00815354" w:rsidP="00815354">
      <w:pPr>
        <w:numPr>
          <w:ilvl w:val="0"/>
          <w:numId w:val="27"/>
        </w:numPr>
      </w:pPr>
      <w:r w:rsidRPr="00815354">
        <w:rPr>
          <w:b/>
          <w:bCs/>
          <w:rtl/>
        </w:rPr>
        <w:t>جَمِيلَةٌ</w:t>
      </w:r>
      <w:r w:rsidRPr="00815354">
        <w:rPr>
          <w:rtl/>
        </w:rPr>
        <w:t xml:space="preserve"> </w:t>
      </w:r>
      <w:r w:rsidRPr="00815354">
        <w:t>(джамӣлатун) - красивая</w:t>
      </w:r>
    </w:p>
    <w:p w14:paraId="160BD30D" w14:textId="77777777" w:rsidR="00815354" w:rsidRPr="00815354" w:rsidRDefault="00815354" w:rsidP="00815354">
      <w:pPr>
        <w:numPr>
          <w:ilvl w:val="0"/>
          <w:numId w:val="27"/>
        </w:numPr>
      </w:pPr>
      <w:r w:rsidRPr="00815354">
        <w:rPr>
          <w:b/>
          <w:bCs/>
          <w:rtl/>
        </w:rPr>
        <w:t>شُكْرًا</w:t>
      </w:r>
      <w:r w:rsidRPr="00815354">
        <w:rPr>
          <w:rtl/>
        </w:rPr>
        <w:t xml:space="preserve"> </w:t>
      </w:r>
      <w:r w:rsidRPr="00815354">
        <w:t>(шукран) - спасибо</w:t>
      </w:r>
    </w:p>
    <w:p w14:paraId="5EAC49E6" w14:textId="77777777" w:rsidR="00815354" w:rsidRPr="00815354" w:rsidRDefault="00815354" w:rsidP="00815354">
      <w:r w:rsidRPr="00815354">
        <w:pict w14:anchorId="56FEB674">
          <v:rect id="_x0000_i1313" style="width:0;height:1.5pt" o:hralign="center" o:hrstd="t" o:hr="t" fillcolor="#a0a0a0" stroked="f"/>
        </w:pict>
      </w:r>
    </w:p>
    <w:p w14:paraId="129BF4E5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💡</w:t>
      </w:r>
      <w:r w:rsidRPr="00815354">
        <w:rPr>
          <w:b/>
          <w:bCs/>
        </w:rPr>
        <w:t xml:space="preserve"> СОВЕТЫ ПО ИЗУЧЕНИЮ</w:t>
      </w:r>
    </w:p>
    <w:p w14:paraId="040E9DBB" w14:textId="77777777" w:rsidR="00815354" w:rsidRPr="00815354" w:rsidRDefault="00815354" w:rsidP="00815354">
      <w:pPr>
        <w:numPr>
          <w:ilvl w:val="0"/>
          <w:numId w:val="28"/>
        </w:numPr>
      </w:pPr>
      <w:r w:rsidRPr="00815354">
        <w:rPr>
          <w:b/>
          <w:bCs/>
        </w:rPr>
        <w:t>Практикуйте присоединение суффиксов</w:t>
      </w:r>
      <w:r w:rsidRPr="00815354">
        <w:t xml:space="preserve"> к разным словам</w:t>
      </w:r>
    </w:p>
    <w:p w14:paraId="3FC5CCAD" w14:textId="77777777" w:rsidR="00815354" w:rsidRPr="00815354" w:rsidRDefault="00815354" w:rsidP="00815354">
      <w:pPr>
        <w:numPr>
          <w:ilvl w:val="0"/>
          <w:numId w:val="28"/>
        </w:numPr>
      </w:pPr>
      <w:r w:rsidRPr="00815354">
        <w:rPr>
          <w:b/>
          <w:bCs/>
        </w:rPr>
        <w:t>Запоминайте, что танвин исчезает</w:t>
      </w:r>
      <w:r w:rsidRPr="00815354">
        <w:t xml:space="preserve"> перед притяжательным суффиксом</w:t>
      </w:r>
    </w:p>
    <w:p w14:paraId="2249D61A" w14:textId="77777777" w:rsidR="00815354" w:rsidRPr="00815354" w:rsidRDefault="00815354" w:rsidP="00815354">
      <w:pPr>
        <w:numPr>
          <w:ilvl w:val="0"/>
          <w:numId w:val="28"/>
        </w:numPr>
      </w:pPr>
      <w:r w:rsidRPr="00815354">
        <w:rPr>
          <w:b/>
          <w:bCs/>
        </w:rPr>
        <w:t>Помните про превращение</w:t>
      </w:r>
      <w:r w:rsidRPr="00815354">
        <w:t xml:space="preserve"> </w:t>
      </w:r>
      <w:r w:rsidRPr="00815354">
        <w:rPr>
          <w:rtl/>
        </w:rPr>
        <w:t>ة</w:t>
      </w:r>
      <w:r w:rsidRPr="00815354">
        <w:t xml:space="preserve"> в </w:t>
      </w:r>
      <w:r w:rsidRPr="00815354">
        <w:rPr>
          <w:rtl/>
        </w:rPr>
        <w:t>ت</w:t>
      </w:r>
    </w:p>
    <w:p w14:paraId="05A76157" w14:textId="77777777" w:rsidR="00815354" w:rsidRPr="00815354" w:rsidRDefault="00815354" w:rsidP="00815354">
      <w:pPr>
        <w:numPr>
          <w:ilvl w:val="0"/>
          <w:numId w:val="28"/>
        </w:numPr>
      </w:pPr>
      <w:r w:rsidRPr="00815354">
        <w:rPr>
          <w:b/>
          <w:bCs/>
        </w:rPr>
        <w:t>Говорите о своих вещах</w:t>
      </w:r>
      <w:r w:rsidRPr="00815354">
        <w:t xml:space="preserve"> по-арабски каждый день</w:t>
      </w:r>
    </w:p>
    <w:p w14:paraId="014DFB6F" w14:textId="77777777" w:rsidR="00815354" w:rsidRPr="00815354" w:rsidRDefault="00815354" w:rsidP="00815354">
      <w:pPr>
        <w:numPr>
          <w:ilvl w:val="0"/>
          <w:numId w:val="28"/>
        </w:numPr>
      </w:pPr>
      <w:r w:rsidRPr="00815354">
        <w:rPr>
          <w:b/>
          <w:bCs/>
        </w:rPr>
        <w:t>Опишите свою семью</w:t>
      </w:r>
      <w:r w:rsidRPr="00815354">
        <w:t xml:space="preserve"> с притяжательными местоимениями</w:t>
      </w:r>
    </w:p>
    <w:p w14:paraId="27B386FA" w14:textId="77777777" w:rsidR="00815354" w:rsidRPr="00815354" w:rsidRDefault="00815354" w:rsidP="00815354">
      <w:r w:rsidRPr="00815354">
        <w:pict w14:anchorId="04AA53D7">
          <v:rect id="_x0000_i1314" style="width:0;height:1.5pt" o:hralign="center" o:hrstd="t" o:hr="t" fillcolor="#a0a0a0" stroked="f"/>
        </w:pict>
      </w:r>
    </w:p>
    <w:p w14:paraId="2D4DDA66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🏠</w:t>
      </w:r>
      <w:r w:rsidRPr="00815354">
        <w:rPr>
          <w:b/>
          <w:bCs/>
        </w:rPr>
        <w:t xml:space="preserve"> ДОМАШНЕЕ ЗАДАНИЕ</w:t>
      </w:r>
    </w:p>
    <w:p w14:paraId="1EC0352A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Обязательно:</w:t>
      </w:r>
    </w:p>
    <w:p w14:paraId="4EC44DA2" w14:textId="77777777" w:rsidR="00815354" w:rsidRPr="00815354" w:rsidRDefault="00815354" w:rsidP="00815354">
      <w:pPr>
        <w:numPr>
          <w:ilvl w:val="0"/>
          <w:numId w:val="29"/>
        </w:numPr>
      </w:pPr>
      <w:r w:rsidRPr="00815354">
        <w:rPr>
          <w:rFonts w:ascii="Segoe UI Emoji" w:hAnsi="Segoe UI Emoji" w:cs="Segoe UI Emoji"/>
        </w:rPr>
        <w:t>✅</w:t>
      </w:r>
      <w:r w:rsidRPr="00815354">
        <w:t xml:space="preserve"> Выучить все притяжательные суффиксы</w:t>
      </w:r>
    </w:p>
    <w:p w14:paraId="5BE318FA" w14:textId="77777777" w:rsidR="00815354" w:rsidRPr="00815354" w:rsidRDefault="00815354" w:rsidP="00815354">
      <w:pPr>
        <w:numPr>
          <w:ilvl w:val="0"/>
          <w:numId w:val="29"/>
        </w:numPr>
      </w:pPr>
      <w:r w:rsidRPr="00815354">
        <w:rPr>
          <w:rFonts w:ascii="Segoe UI Emoji" w:hAnsi="Segoe UI Emoji" w:cs="Segoe UI Emoji"/>
        </w:rPr>
        <w:t>✅</w:t>
      </w:r>
      <w:r w:rsidRPr="00815354">
        <w:t xml:space="preserve"> Уметь добавлять их к словам</w:t>
      </w:r>
    </w:p>
    <w:p w14:paraId="32421E2A" w14:textId="77777777" w:rsidR="00815354" w:rsidRPr="00815354" w:rsidRDefault="00815354" w:rsidP="00815354">
      <w:pPr>
        <w:numPr>
          <w:ilvl w:val="0"/>
          <w:numId w:val="29"/>
        </w:numPr>
      </w:pPr>
      <w:r w:rsidRPr="00815354">
        <w:rPr>
          <w:rFonts w:ascii="Segoe UI Emoji" w:hAnsi="Segoe UI Emoji" w:cs="Segoe UI Emoji"/>
        </w:rPr>
        <w:t>✅</w:t>
      </w:r>
      <w:r w:rsidRPr="00815354">
        <w:t xml:space="preserve"> Знать минимум 5 слов из темы "семья"</w:t>
      </w:r>
    </w:p>
    <w:p w14:paraId="2D8C07F4" w14:textId="77777777" w:rsidR="00815354" w:rsidRPr="00815354" w:rsidRDefault="00815354" w:rsidP="00815354">
      <w:pPr>
        <w:numPr>
          <w:ilvl w:val="0"/>
          <w:numId w:val="29"/>
        </w:numPr>
      </w:pPr>
      <w:r w:rsidRPr="00815354">
        <w:rPr>
          <w:rFonts w:ascii="Segoe UI Emoji" w:hAnsi="Segoe UI Emoji" w:cs="Segoe UI Emoji"/>
        </w:rPr>
        <w:t>✅</w:t>
      </w:r>
      <w:r w:rsidRPr="00815354">
        <w:t xml:space="preserve"> Уметь спросить "чей это...?" и ответить</w:t>
      </w:r>
    </w:p>
    <w:p w14:paraId="7019D52F" w14:textId="77777777" w:rsidR="00815354" w:rsidRPr="00815354" w:rsidRDefault="00815354" w:rsidP="00815354">
      <w:pPr>
        <w:numPr>
          <w:ilvl w:val="0"/>
          <w:numId w:val="29"/>
        </w:numPr>
      </w:pPr>
      <w:r w:rsidRPr="00815354">
        <w:rPr>
          <w:rFonts w:ascii="Segoe UI Emoji" w:hAnsi="Segoe UI Emoji" w:cs="Segoe UI Emoji"/>
        </w:rPr>
        <w:t>✅</w:t>
      </w:r>
      <w:r w:rsidRPr="00815354">
        <w:t xml:space="preserve"> Сделать все упражнения письменно</w:t>
      </w:r>
    </w:p>
    <w:p w14:paraId="2A145919" w14:textId="77777777" w:rsidR="00815354" w:rsidRPr="00815354" w:rsidRDefault="00815354" w:rsidP="00815354">
      <w:pPr>
        <w:numPr>
          <w:ilvl w:val="0"/>
          <w:numId w:val="29"/>
        </w:numPr>
      </w:pPr>
      <w:r w:rsidRPr="00815354">
        <w:rPr>
          <w:rFonts w:ascii="Segoe UI Emoji" w:hAnsi="Segoe UI Emoji" w:cs="Segoe UI Emoji"/>
        </w:rPr>
        <w:t>✅</w:t>
      </w:r>
      <w:r w:rsidRPr="00815354">
        <w:t xml:space="preserve"> Практиковать диалоги вслух</w:t>
      </w:r>
    </w:p>
    <w:p w14:paraId="69AAD2A5" w14:textId="77777777" w:rsidR="00815354" w:rsidRPr="00815354" w:rsidRDefault="00815354" w:rsidP="00815354">
      <w:pPr>
        <w:rPr>
          <w:b/>
          <w:bCs/>
        </w:rPr>
      </w:pPr>
      <w:r w:rsidRPr="00815354">
        <w:rPr>
          <w:b/>
          <w:bCs/>
        </w:rPr>
        <w:t>Дополнительно:</w:t>
      </w:r>
    </w:p>
    <w:p w14:paraId="595FF77B" w14:textId="77777777" w:rsidR="00815354" w:rsidRPr="00815354" w:rsidRDefault="00815354" w:rsidP="00815354">
      <w:pPr>
        <w:numPr>
          <w:ilvl w:val="0"/>
          <w:numId w:val="30"/>
        </w:numPr>
      </w:pPr>
      <w:r w:rsidRPr="00815354">
        <w:t>Опишите свою комнату (5-7 предложений с притяжательными местоимениями)</w:t>
      </w:r>
    </w:p>
    <w:p w14:paraId="51A606F8" w14:textId="77777777" w:rsidR="00815354" w:rsidRPr="00815354" w:rsidRDefault="00815354" w:rsidP="00815354">
      <w:pPr>
        <w:numPr>
          <w:ilvl w:val="0"/>
          <w:numId w:val="30"/>
        </w:numPr>
      </w:pPr>
      <w:r w:rsidRPr="00815354">
        <w:t xml:space="preserve">Расскажите о своей семье (используя </w:t>
      </w:r>
      <w:r w:rsidRPr="00815354">
        <w:rPr>
          <w:rtl/>
        </w:rPr>
        <w:t xml:space="preserve">أَبِي، أُمِّي، أَخِي، </w:t>
      </w:r>
      <w:r w:rsidRPr="00815354">
        <w:t>etc.)</w:t>
      </w:r>
    </w:p>
    <w:p w14:paraId="69663766" w14:textId="77777777" w:rsidR="00815354" w:rsidRPr="00815354" w:rsidRDefault="00815354" w:rsidP="00815354">
      <w:pPr>
        <w:numPr>
          <w:ilvl w:val="0"/>
          <w:numId w:val="30"/>
        </w:numPr>
      </w:pPr>
      <w:r w:rsidRPr="00815354">
        <w:t>Составьте диалог о принадлежности вещей (8-10 реплик)</w:t>
      </w:r>
    </w:p>
    <w:p w14:paraId="1168460F" w14:textId="77777777" w:rsidR="00815354" w:rsidRPr="00815354" w:rsidRDefault="00815354" w:rsidP="00815354">
      <w:pPr>
        <w:numPr>
          <w:ilvl w:val="0"/>
          <w:numId w:val="30"/>
        </w:numPr>
      </w:pPr>
      <w:r w:rsidRPr="00815354">
        <w:lastRenderedPageBreak/>
        <w:t>Напишите 10 предложений типа "Это моя..."</w:t>
      </w:r>
    </w:p>
    <w:p w14:paraId="6854668B" w14:textId="77777777" w:rsidR="00815354" w:rsidRPr="00815354" w:rsidRDefault="00815354" w:rsidP="00815354">
      <w:r w:rsidRPr="00815354">
        <w:pict w14:anchorId="155F0E77">
          <v:rect id="_x0000_i1315" style="width:0;height:1.5pt" o:hralign="center" o:hrstd="t" o:hr="t" fillcolor="#a0a0a0" stroked="f"/>
        </w:pict>
      </w:r>
    </w:p>
    <w:p w14:paraId="08EECC13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✅</w:t>
      </w:r>
      <w:r w:rsidRPr="00815354">
        <w:rPr>
          <w:b/>
          <w:bCs/>
        </w:rPr>
        <w:t xml:space="preserve"> Проверьте себя перед переходом к Уроку 7:</w:t>
      </w:r>
    </w:p>
    <w:p w14:paraId="4C17A5C1" w14:textId="77777777" w:rsidR="00815354" w:rsidRPr="00815354" w:rsidRDefault="00815354" w:rsidP="00815354">
      <w:pPr>
        <w:numPr>
          <w:ilvl w:val="0"/>
          <w:numId w:val="31"/>
        </w:numPr>
      </w:pPr>
      <w:r w:rsidRPr="00815354">
        <w:t>Я знаю все притяжательные суффиксы</w:t>
      </w:r>
    </w:p>
    <w:p w14:paraId="423EC770" w14:textId="77777777" w:rsidR="00815354" w:rsidRPr="00815354" w:rsidRDefault="00815354" w:rsidP="00815354">
      <w:pPr>
        <w:numPr>
          <w:ilvl w:val="0"/>
          <w:numId w:val="31"/>
        </w:numPr>
      </w:pPr>
      <w:r w:rsidRPr="00815354">
        <w:t>Я понимаю, что танвин исчезает перед суффиксом</w:t>
      </w:r>
    </w:p>
    <w:p w14:paraId="7D75E3DB" w14:textId="77777777" w:rsidR="00815354" w:rsidRPr="00815354" w:rsidRDefault="00815354" w:rsidP="00815354">
      <w:pPr>
        <w:numPr>
          <w:ilvl w:val="0"/>
          <w:numId w:val="31"/>
        </w:numPr>
      </w:pPr>
      <w:r w:rsidRPr="00815354">
        <w:t xml:space="preserve">Я знаю правило превращения </w:t>
      </w:r>
      <w:r w:rsidRPr="00815354">
        <w:rPr>
          <w:rtl/>
        </w:rPr>
        <w:t>ة</w:t>
      </w:r>
      <w:r w:rsidRPr="00815354">
        <w:t xml:space="preserve"> в </w:t>
      </w:r>
      <w:r w:rsidRPr="00815354">
        <w:rPr>
          <w:rtl/>
        </w:rPr>
        <w:t>ت</w:t>
      </w:r>
    </w:p>
    <w:p w14:paraId="2EB35666" w14:textId="77777777" w:rsidR="00815354" w:rsidRPr="00815354" w:rsidRDefault="00815354" w:rsidP="00815354">
      <w:pPr>
        <w:numPr>
          <w:ilvl w:val="0"/>
          <w:numId w:val="31"/>
        </w:numPr>
      </w:pPr>
      <w:r w:rsidRPr="00815354">
        <w:t>Я могу спросить "чей это...?" (</w:t>
      </w:r>
      <w:r w:rsidRPr="00815354">
        <w:rPr>
          <w:rtl/>
        </w:rPr>
        <w:t>لِمَنْ</w:t>
      </w:r>
      <w:r w:rsidRPr="00815354">
        <w:t>)</w:t>
      </w:r>
    </w:p>
    <w:p w14:paraId="31065B0D" w14:textId="77777777" w:rsidR="00815354" w:rsidRPr="00815354" w:rsidRDefault="00815354" w:rsidP="00815354">
      <w:pPr>
        <w:numPr>
          <w:ilvl w:val="0"/>
          <w:numId w:val="31"/>
        </w:numPr>
      </w:pPr>
      <w:r w:rsidRPr="00815354">
        <w:t>Я могу добавить притяжательные суффиксы к любому слову</w:t>
      </w:r>
    </w:p>
    <w:p w14:paraId="5BDFCCF3" w14:textId="77777777" w:rsidR="00815354" w:rsidRPr="00815354" w:rsidRDefault="00815354" w:rsidP="00815354">
      <w:pPr>
        <w:numPr>
          <w:ilvl w:val="0"/>
          <w:numId w:val="31"/>
        </w:numPr>
      </w:pPr>
      <w:r w:rsidRPr="00815354">
        <w:t>Я знаю слова для членов семьи</w:t>
      </w:r>
    </w:p>
    <w:p w14:paraId="33C66E34" w14:textId="77777777" w:rsidR="00815354" w:rsidRPr="00815354" w:rsidRDefault="00815354" w:rsidP="00815354">
      <w:pPr>
        <w:numPr>
          <w:ilvl w:val="0"/>
          <w:numId w:val="31"/>
        </w:numPr>
      </w:pPr>
      <w:r w:rsidRPr="00815354">
        <w:t>Я могу рассказать о своих вещах и семье</w:t>
      </w:r>
    </w:p>
    <w:p w14:paraId="5E7E9841" w14:textId="77777777" w:rsidR="00815354" w:rsidRPr="00815354" w:rsidRDefault="00815354" w:rsidP="00815354">
      <w:r w:rsidRPr="00815354">
        <w:pict w14:anchorId="7ABA96E9">
          <v:rect id="_x0000_i1316" style="width:0;height:1.5pt" o:hralign="center" o:hrstd="t" o:hr="t" fillcolor="#a0a0a0" stroked="f"/>
        </w:pict>
      </w:r>
    </w:p>
    <w:p w14:paraId="39A3EDE0" w14:textId="77777777" w:rsidR="00815354" w:rsidRPr="00815354" w:rsidRDefault="00815354" w:rsidP="00815354">
      <w:pPr>
        <w:rPr>
          <w:b/>
          <w:bCs/>
        </w:rPr>
      </w:pPr>
      <w:r w:rsidRPr="00815354">
        <w:rPr>
          <w:rFonts w:ascii="Segoe UI Emoji" w:hAnsi="Segoe UI Emoji" w:cs="Segoe UI Emoji"/>
          <w:b/>
          <w:bCs/>
        </w:rPr>
        <w:t>🎯</w:t>
      </w:r>
      <w:r w:rsidRPr="00815354">
        <w:rPr>
          <w:b/>
          <w:bCs/>
        </w:rPr>
        <w:t xml:space="preserve"> Что мы уже знаем после шести уроков:</w:t>
      </w:r>
    </w:p>
    <w:p w14:paraId="60E9724E" w14:textId="77777777" w:rsidR="00815354" w:rsidRPr="00815354" w:rsidRDefault="00815354" w:rsidP="00815354">
      <w:r w:rsidRPr="00815354">
        <w:rPr>
          <w:rFonts w:ascii="Segoe UI Emoji" w:hAnsi="Segoe UI Emoji" w:cs="Segoe UI Emoji"/>
        </w:rPr>
        <w:t>✅</w:t>
      </w:r>
      <w:r w:rsidRPr="00815354">
        <w:t xml:space="preserve"> </w:t>
      </w:r>
      <w:r w:rsidRPr="00815354">
        <w:rPr>
          <w:b/>
          <w:bCs/>
        </w:rPr>
        <w:t>Местоимения:</w:t>
      </w:r>
    </w:p>
    <w:p w14:paraId="76D3028F" w14:textId="77777777" w:rsidR="00815354" w:rsidRPr="00815354" w:rsidRDefault="00815354" w:rsidP="00815354">
      <w:pPr>
        <w:numPr>
          <w:ilvl w:val="0"/>
          <w:numId w:val="32"/>
        </w:numPr>
      </w:pPr>
      <w:r w:rsidRPr="00815354">
        <w:t xml:space="preserve">Личные отдельные: </w:t>
      </w:r>
      <w:r w:rsidRPr="00815354">
        <w:rPr>
          <w:rtl/>
        </w:rPr>
        <w:t xml:space="preserve">أَنَا، أَنْتَ، هُوَ، نَحْنُ، </w:t>
      </w:r>
      <w:r w:rsidRPr="00815354">
        <w:t>etc.</w:t>
      </w:r>
    </w:p>
    <w:p w14:paraId="18161B31" w14:textId="77777777" w:rsidR="00815354" w:rsidRPr="00815354" w:rsidRDefault="00815354" w:rsidP="00815354">
      <w:pPr>
        <w:numPr>
          <w:ilvl w:val="0"/>
          <w:numId w:val="32"/>
        </w:numPr>
      </w:pPr>
      <w:r w:rsidRPr="00815354">
        <w:t xml:space="preserve">Притяжательные присоединённые: </w:t>
      </w:r>
      <w:r w:rsidRPr="00815354">
        <w:rPr>
          <w:rtl/>
        </w:rPr>
        <w:t>ـِي، ـكَ، ـهُ، ـنَا</w:t>
      </w:r>
      <w:r w:rsidRPr="00815354">
        <w:t>, etc.</w:t>
      </w:r>
    </w:p>
    <w:p w14:paraId="231DE85D" w14:textId="77777777" w:rsidR="00815354" w:rsidRPr="00815354" w:rsidRDefault="00815354" w:rsidP="00815354">
      <w:pPr>
        <w:numPr>
          <w:ilvl w:val="0"/>
          <w:numId w:val="32"/>
        </w:numPr>
      </w:pPr>
      <w:r w:rsidRPr="00815354">
        <w:t xml:space="preserve">Указательные: </w:t>
      </w:r>
      <w:r w:rsidRPr="00815354">
        <w:rPr>
          <w:rtl/>
        </w:rPr>
        <w:t>هَذَا، هَذِهِ، هَؤُلَاءِ</w:t>
      </w:r>
      <w:r w:rsidRPr="00815354">
        <w:t>, etc.</w:t>
      </w:r>
    </w:p>
    <w:p w14:paraId="4D680F27" w14:textId="77777777" w:rsidR="00815354" w:rsidRPr="00815354" w:rsidRDefault="00815354" w:rsidP="00815354">
      <w:r w:rsidRPr="00815354">
        <w:rPr>
          <w:rFonts w:ascii="Segoe UI Emoji" w:hAnsi="Segoe UI Emoji" w:cs="Segoe UI Emoji"/>
        </w:rPr>
        <w:t>✅</w:t>
      </w:r>
      <w:r w:rsidRPr="00815354">
        <w:t xml:space="preserve"> </w:t>
      </w:r>
      <w:r w:rsidRPr="00815354">
        <w:rPr>
          <w:b/>
          <w:bCs/>
        </w:rPr>
        <w:t>Вопросительные слова:</w:t>
      </w:r>
    </w:p>
    <w:p w14:paraId="2C1A1D11" w14:textId="77777777" w:rsidR="00815354" w:rsidRPr="00815354" w:rsidRDefault="00815354" w:rsidP="00815354">
      <w:pPr>
        <w:numPr>
          <w:ilvl w:val="0"/>
          <w:numId w:val="33"/>
        </w:numPr>
      </w:pPr>
      <w:r w:rsidRPr="00815354">
        <w:rPr>
          <w:rtl/>
        </w:rPr>
        <w:t>مَا</w:t>
      </w:r>
      <w:r w:rsidRPr="00815354">
        <w:t xml:space="preserve"> (что?), </w:t>
      </w:r>
      <w:r w:rsidRPr="00815354">
        <w:rPr>
          <w:rtl/>
        </w:rPr>
        <w:t>مَنْ</w:t>
      </w:r>
      <w:r w:rsidRPr="00815354">
        <w:t xml:space="preserve"> (кто?), </w:t>
      </w:r>
      <w:r w:rsidRPr="00815354">
        <w:rPr>
          <w:rtl/>
        </w:rPr>
        <w:t>لِمَنْ</w:t>
      </w:r>
      <w:r w:rsidRPr="00815354">
        <w:t xml:space="preserve"> (чей?)</w:t>
      </w:r>
    </w:p>
    <w:p w14:paraId="00D9DD1C" w14:textId="77777777" w:rsidR="00815354" w:rsidRPr="00815354" w:rsidRDefault="00815354" w:rsidP="00815354">
      <w:r w:rsidRPr="00815354">
        <w:rPr>
          <w:rFonts w:ascii="Segoe UI Emoji" w:hAnsi="Segoe UI Emoji" w:cs="Segoe UI Emoji"/>
        </w:rPr>
        <w:t>✅</w:t>
      </w:r>
      <w:r w:rsidRPr="00815354">
        <w:t xml:space="preserve"> </w:t>
      </w:r>
      <w:r w:rsidRPr="00815354">
        <w:rPr>
          <w:b/>
          <w:bCs/>
        </w:rPr>
        <w:t>Грамматика:</w:t>
      </w:r>
    </w:p>
    <w:p w14:paraId="41043D09" w14:textId="77777777" w:rsidR="00815354" w:rsidRPr="00815354" w:rsidRDefault="00815354" w:rsidP="00815354">
      <w:pPr>
        <w:numPr>
          <w:ilvl w:val="0"/>
          <w:numId w:val="34"/>
        </w:numPr>
      </w:pPr>
      <w:r w:rsidRPr="00815354">
        <w:t>Именное предложение</w:t>
      </w:r>
    </w:p>
    <w:p w14:paraId="5AA64F25" w14:textId="77777777" w:rsidR="00815354" w:rsidRPr="00815354" w:rsidRDefault="00815354" w:rsidP="00815354">
      <w:pPr>
        <w:numPr>
          <w:ilvl w:val="0"/>
          <w:numId w:val="34"/>
        </w:numPr>
      </w:pPr>
      <w:r w:rsidRPr="00815354">
        <w:t>Мужской и женский род</w:t>
      </w:r>
    </w:p>
    <w:p w14:paraId="393731AF" w14:textId="77777777" w:rsidR="00815354" w:rsidRPr="00815354" w:rsidRDefault="00815354" w:rsidP="00815354">
      <w:pPr>
        <w:numPr>
          <w:ilvl w:val="0"/>
          <w:numId w:val="34"/>
        </w:numPr>
      </w:pPr>
      <w:r w:rsidRPr="00815354">
        <w:t>Единственное и множественное число</w:t>
      </w:r>
    </w:p>
    <w:p w14:paraId="1579C7FD" w14:textId="77777777" w:rsidR="00815354" w:rsidRPr="00815354" w:rsidRDefault="00815354" w:rsidP="00815354">
      <w:pPr>
        <w:numPr>
          <w:ilvl w:val="0"/>
          <w:numId w:val="34"/>
        </w:numPr>
      </w:pPr>
      <w:r w:rsidRPr="00815354">
        <w:t>Притяжательность</w:t>
      </w:r>
    </w:p>
    <w:p w14:paraId="7BF9FE56" w14:textId="77777777" w:rsidR="00815354" w:rsidRPr="00815354" w:rsidRDefault="00815354" w:rsidP="00815354">
      <w:r w:rsidRPr="00815354">
        <w:rPr>
          <w:rFonts w:ascii="Segoe UI Emoji" w:hAnsi="Segoe UI Emoji" w:cs="Segoe UI Emoji"/>
        </w:rPr>
        <w:t>✅</w:t>
      </w:r>
      <w:r w:rsidRPr="00815354">
        <w:t xml:space="preserve"> </w:t>
      </w:r>
      <w:r w:rsidRPr="00815354">
        <w:rPr>
          <w:b/>
          <w:bCs/>
        </w:rPr>
        <w:t>Темы:</w:t>
      </w:r>
    </w:p>
    <w:p w14:paraId="409F29BF" w14:textId="77777777" w:rsidR="00815354" w:rsidRPr="00815354" w:rsidRDefault="00815354" w:rsidP="00815354">
      <w:pPr>
        <w:numPr>
          <w:ilvl w:val="0"/>
          <w:numId w:val="35"/>
        </w:numPr>
      </w:pPr>
      <w:r w:rsidRPr="00815354">
        <w:t>Предметы и вещи</w:t>
      </w:r>
    </w:p>
    <w:p w14:paraId="35114BA5" w14:textId="77777777" w:rsidR="00815354" w:rsidRPr="00815354" w:rsidRDefault="00815354" w:rsidP="00815354">
      <w:pPr>
        <w:numPr>
          <w:ilvl w:val="0"/>
          <w:numId w:val="35"/>
        </w:numPr>
      </w:pPr>
      <w:r w:rsidRPr="00815354">
        <w:lastRenderedPageBreak/>
        <w:t>Семья и родственники</w:t>
      </w:r>
    </w:p>
    <w:p w14:paraId="738FC8D0" w14:textId="77777777" w:rsidR="00815354" w:rsidRPr="00815354" w:rsidRDefault="00815354" w:rsidP="00815354">
      <w:pPr>
        <w:numPr>
          <w:ilvl w:val="0"/>
          <w:numId w:val="35"/>
        </w:numPr>
      </w:pPr>
      <w:r w:rsidRPr="00815354">
        <w:t>Профессии</w:t>
      </w:r>
    </w:p>
    <w:p w14:paraId="6E17C587" w14:textId="77777777" w:rsidR="00815354" w:rsidRPr="00815354" w:rsidRDefault="00815354" w:rsidP="00815354">
      <w:pPr>
        <w:numPr>
          <w:ilvl w:val="0"/>
          <w:numId w:val="35"/>
        </w:numPr>
      </w:pPr>
      <w:r w:rsidRPr="00815354">
        <w:t>Национальности</w:t>
      </w:r>
    </w:p>
    <w:p w14:paraId="2101B086" w14:textId="77777777" w:rsidR="00815354" w:rsidRPr="00815354" w:rsidRDefault="00815354" w:rsidP="00815354">
      <w:r w:rsidRPr="00815354">
        <w:rPr>
          <w:rFonts w:ascii="Segoe UI Emoji" w:hAnsi="Segoe UI Emoji" w:cs="Segoe UI Emoji"/>
        </w:rPr>
        <w:t>✅</w:t>
      </w:r>
      <w:r w:rsidRPr="00815354">
        <w:t xml:space="preserve"> </w:t>
      </w:r>
      <w:r w:rsidRPr="00815354">
        <w:rPr>
          <w:b/>
          <w:bCs/>
        </w:rPr>
        <w:t>Словарный запас:</w:t>
      </w:r>
      <w:r w:rsidRPr="00815354">
        <w:t xml:space="preserve"> более 130 слов!</w:t>
      </w:r>
    </w:p>
    <w:p w14:paraId="58DDCE7C" w14:textId="77777777" w:rsidR="00815354" w:rsidRPr="00815354" w:rsidRDefault="00815354" w:rsidP="00815354">
      <w:r w:rsidRPr="00815354">
        <w:pict w14:anchorId="633C64E0">
          <v:rect id="_x0000_i1317" style="width:0;height:1.5pt" o:hralign="center" o:hrstd="t" o:hr="t" fillcolor="#a0a0a0" stroked="f"/>
        </w:pict>
      </w:r>
    </w:p>
    <w:p w14:paraId="504741AA" w14:textId="77777777" w:rsidR="00815354" w:rsidRPr="00815354" w:rsidRDefault="00815354" w:rsidP="00815354">
      <w:pPr>
        <w:rPr>
          <w:b/>
          <w:bCs/>
          <w:lang w:val="ru-RU"/>
        </w:rPr>
      </w:pPr>
      <w:r w:rsidRPr="00815354">
        <w:rPr>
          <w:rFonts w:ascii="Segoe UI Emoji" w:hAnsi="Segoe UI Emoji" w:cs="Segoe UI Emoji"/>
          <w:b/>
          <w:bCs/>
        </w:rPr>
        <w:t>📝</w:t>
      </w:r>
      <w:r w:rsidRPr="00815354">
        <w:rPr>
          <w:b/>
          <w:bCs/>
          <w:lang w:val="ru-RU"/>
        </w:rPr>
        <w:t xml:space="preserve"> Практическое задание на закрепление:</w:t>
      </w:r>
    </w:p>
    <w:p w14:paraId="58AEEFB2" w14:textId="77777777" w:rsidR="00815354" w:rsidRPr="00815354" w:rsidRDefault="00815354" w:rsidP="00815354">
      <w:pPr>
        <w:rPr>
          <w:lang w:val="ru-RU"/>
        </w:rPr>
      </w:pPr>
      <w:r w:rsidRPr="00815354">
        <w:rPr>
          <w:b/>
          <w:bCs/>
          <w:lang w:val="ru-RU"/>
        </w:rPr>
        <w:t>Опишите свою семью и вещи:</w:t>
      </w:r>
    </w:p>
    <w:p w14:paraId="4A2E70CE" w14:textId="77777777" w:rsidR="00815354" w:rsidRPr="00815354" w:rsidRDefault="00815354" w:rsidP="00815354">
      <w:pPr>
        <w:rPr>
          <w:lang w:val="ru-RU"/>
        </w:rPr>
      </w:pPr>
      <w:r w:rsidRPr="00815354">
        <w:rPr>
          <w:lang w:val="ru-RU"/>
        </w:rPr>
        <w:t>Напишите 7-10 предложений о своей семье и вещах, используя притяжательные местоимения.</w:t>
      </w:r>
    </w:p>
    <w:p w14:paraId="72AA7350" w14:textId="77777777" w:rsidR="00815354" w:rsidRPr="00815354" w:rsidRDefault="00815354" w:rsidP="00815354">
      <w:r w:rsidRPr="00815354">
        <w:rPr>
          <w:b/>
          <w:bCs/>
        </w:rPr>
        <w:t>Пример:</w:t>
      </w:r>
    </w:p>
    <w:p w14:paraId="1016B429" w14:textId="77777777" w:rsidR="00815354" w:rsidRPr="00815354" w:rsidRDefault="00815354" w:rsidP="00815354">
      <w:r w:rsidRPr="00815354">
        <w:rPr>
          <w:rtl/>
        </w:rPr>
        <w:t>أَنَا أَحْمَدُ</w:t>
      </w:r>
      <w:r w:rsidRPr="00815354">
        <w:t>.</w:t>
      </w:r>
    </w:p>
    <w:p w14:paraId="520A322E" w14:textId="77777777" w:rsidR="00815354" w:rsidRPr="00815354" w:rsidRDefault="00815354" w:rsidP="00815354">
      <w:r w:rsidRPr="00815354">
        <w:rPr>
          <w:rtl/>
        </w:rPr>
        <w:t>هَذَا أَبِي. اسْمُهُ مُحَمَّدٌ. هُوَ مُدَرِّسٌ</w:t>
      </w:r>
      <w:r w:rsidRPr="00815354">
        <w:t>.</w:t>
      </w:r>
    </w:p>
    <w:p w14:paraId="6C33EBC5" w14:textId="77777777" w:rsidR="00815354" w:rsidRPr="00815354" w:rsidRDefault="00815354" w:rsidP="00815354">
      <w:r w:rsidRPr="00815354">
        <w:rPr>
          <w:rtl/>
        </w:rPr>
        <w:t>هَذِهِ أُمِّي. اسْمُهَا فَاطِمَةُ. هِيَ طَبِيبَةٌ</w:t>
      </w:r>
      <w:r w:rsidRPr="00815354">
        <w:t>.</w:t>
      </w:r>
    </w:p>
    <w:p w14:paraId="1EE8D556" w14:textId="77777777" w:rsidR="00815354" w:rsidRPr="00815354" w:rsidRDefault="00815354" w:rsidP="00815354">
      <w:r w:rsidRPr="00815354">
        <w:rPr>
          <w:rtl/>
        </w:rPr>
        <w:t>هَذَا أَخِي. اسْمُهُ عَلِيٌّ</w:t>
      </w:r>
      <w:r w:rsidRPr="00815354">
        <w:t>.</w:t>
      </w:r>
    </w:p>
    <w:p w14:paraId="654D05F4" w14:textId="77777777" w:rsidR="00815354" w:rsidRPr="00815354" w:rsidRDefault="00815354" w:rsidP="00815354">
      <w:r w:rsidRPr="00815354">
        <w:rPr>
          <w:rtl/>
        </w:rPr>
        <w:t>هَذِهِ سَيَّارَتُنَا. هِيَ كَبِيرَةٌ</w:t>
      </w:r>
      <w:r w:rsidRPr="00815354">
        <w:t>.</w:t>
      </w:r>
    </w:p>
    <w:p w14:paraId="56EA46F1" w14:textId="77777777" w:rsidR="00815354" w:rsidRPr="00815354" w:rsidRDefault="00815354" w:rsidP="00815354">
      <w:r w:rsidRPr="00815354">
        <w:rPr>
          <w:rtl/>
        </w:rPr>
        <w:t>هَذَا بَيْتُنَا. هُوَ جَمِيلٌ</w:t>
      </w:r>
      <w:r w:rsidRPr="00815354">
        <w:t>.</w:t>
      </w:r>
    </w:p>
    <w:p w14:paraId="74B07B91" w14:textId="77777777" w:rsidR="00815354" w:rsidRPr="00815354" w:rsidRDefault="00815354" w:rsidP="00815354">
      <w:r w:rsidRPr="00815354">
        <w:pict w14:anchorId="1EF6C583">
          <v:rect id="_x0000_i1318" style="width:0;height:1.5pt" o:hralign="center" o:hrstd="t" o:hr="t" fillcolor="#a0a0a0" stroked="f"/>
        </w:pict>
      </w:r>
    </w:p>
    <w:p w14:paraId="318158B9" w14:textId="77777777" w:rsidR="00815354" w:rsidRPr="00815354" w:rsidRDefault="00815354" w:rsidP="00815354">
      <w:pPr>
        <w:rPr>
          <w:lang w:val="ru-RU"/>
        </w:rPr>
      </w:pPr>
      <w:r w:rsidRPr="00815354">
        <w:rPr>
          <w:b/>
          <w:bCs/>
          <w:lang w:val="ru-RU"/>
        </w:rPr>
        <w:t>Отлично! Вы завершили Урок 6!</w:t>
      </w:r>
      <w:r w:rsidRPr="00815354">
        <w:rPr>
          <w:lang w:val="ru-RU"/>
        </w:rPr>
        <w:t xml:space="preserve"> </w:t>
      </w:r>
      <w:r w:rsidRPr="00815354">
        <w:rPr>
          <w:rFonts w:ascii="Segoe UI Emoji" w:hAnsi="Segoe UI Emoji" w:cs="Segoe UI Emoji"/>
        </w:rPr>
        <w:t>🎉🌟</w:t>
      </w:r>
      <w:r w:rsidRPr="00815354">
        <w:rPr>
          <w:rFonts w:ascii="Segoe UI Emoji" w:hAnsi="Segoe UI Emoji" w:cs="Segoe UI Emoji"/>
          <w:lang w:val="ru-RU"/>
        </w:rPr>
        <w:t>✨</w:t>
      </w:r>
    </w:p>
    <w:p w14:paraId="4A356C2D" w14:textId="77777777" w:rsidR="00815354" w:rsidRPr="00815354" w:rsidRDefault="00815354" w:rsidP="00815354">
      <w:pPr>
        <w:rPr>
          <w:lang w:val="ru-RU"/>
        </w:rPr>
      </w:pPr>
      <w:r w:rsidRPr="00815354">
        <w:rPr>
          <w:b/>
          <w:bCs/>
          <w:lang w:val="ru-RU"/>
        </w:rPr>
        <w:t>В следующем уроке (Урок 7):</w:t>
      </w:r>
      <w:r w:rsidRPr="00815354">
        <w:rPr>
          <w:lang w:val="ru-RU"/>
        </w:rPr>
        <w:t xml:space="preserve"> Мы изучим прилагательные и согласование прилагательных с существительными (</w:t>
      </w:r>
      <w:r w:rsidRPr="00815354">
        <w:rPr>
          <w:rtl/>
        </w:rPr>
        <w:t>كِتَابٌ كَبِيرٌ</w:t>
      </w:r>
      <w:r w:rsidRPr="00815354">
        <w:rPr>
          <w:lang w:val="ru-RU"/>
        </w:rPr>
        <w:t xml:space="preserve"> - большая книга, </w:t>
      </w:r>
      <w:r w:rsidRPr="00815354">
        <w:rPr>
          <w:rtl/>
        </w:rPr>
        <w:t>سَيَّارَةٌ جَمِيلَةٌ</w:t>
      </w:r>
      <w:r w:rsidRPr="00815354">
        <w:rPr>
          <w:lang w:val="ru-RU"/>
        </w:rPr>
        <w:t xml:space="preserve"> - красивая машина)!</w:t>
      </w:r>
    </w:p>
    <w:p w14:paraId="7E83D24F" w14:textId="77777777" w:rsidR="00815354" w:rsidRPr="00815354" w:rsidRDefault="00815354" w:rsidP="00815354">
      <w:pPr>
        <w:rPr>
          <w:lang w:val="ru-RU"/>
        </w:rPr>
      </w:pPr>
      <w:r w:rsidRPr="00815354">
        <w:rPr>
          <w:rtl/>
        </w:rPr>
        <w:t>بَارَكَ اللهُ فِيكُمْ وَزَادَكُمْ عِلْمًا</w:t>
      </w:r>
      <w:r w:rsidRPr="00815354">
        <w:rPr>
          <w:lang w:val="ru-RU"/>
        </w:rPr>
        <w:t xml:space="preserve"> (Барака-Ллаху фикум ва за̄дакум 'ильман)</w:t>
      </w:r>
      <w:r w:rsidRPr="00815354">
        <w:rPr>
          <w:lang w:val="ru-RU"/>
        </w:rPr>
        <w:br/>
        <w:t xml:space="preserve">Да благословит вас Аллах и приумножит ваши знания! </w:t>
      </w:r>
      <w:r w:rsidRPr="00815354">
        <w:rPr>
          <w:rFonts w:ascii="Segoe UI Emoji" w:hAnsi="Segoe UI Emoji" w:cs="Segoe UI Emoji"/>
        </w:rPr>
        <w:t>📖</w:t>
      </w:r>
      <w:r w:rsidRPr="00815354">
        <w:rPr>
          <w:rFonts w:ascii="Segoe UI Emoji" w:hAnsi="Segoe UI Emoji" w:cs="Segoe UI Emoji"/>
          <w:lang w:val="ru-RU"/>
        </w:rPr>
        <w:t>✨</w:t>
      </w:r>
      <w:r w:rsidRPr="00815354">
        <w:rPr>
          <w:rFonts w:ascii="Segoe UI Emoji" w:hAnsi="Segoe UI Emoji" w:cs="Segoe UI Emoji"/>
        </w:rPr>
        <w:t>🌙</w:t>
      </w:r>
    </w:p>
    <w:p w14:paraId="1F4FC2AC" w14:textId="77777777" w:rsidR="00124336" w:rsidRPr="00815354" w:rsidRDefault="00124336">
      <w:pPr>
        <w:rPr>
          <w:lang w:val="ru-RU"/>
        </w:rPr>
      </w:pPr>
    </w:p>
    <w:sectPr w:rsidR="00124336" w:rsidRPr="00815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874"/>
    <w:multiLevelType w:val="multilevel"/>
    <w:tmpl w:val="A670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91A95"/>
    <w:multiLevelType w:val="multilevel"/>
    <w:tmpl w:val="E39A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F54AD"/>
    <w:multiLevelType w:val="multilevel"/>
    <w:tmpl w:val="7CD6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1332"/>
    <w:multiLevelType w:val="multilevel"/>
    <w:tmpl w:val="4950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46F6D"/>
    <w:multiLevelType w:val="multilevel"/>
    <w:tmpl w:val="FF3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D775E"/>
    <w:multiLevelType w:val="multilevel"/>
    <w:tmpl w:val="536A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45AB8"/>
    <w:multiLevelType w:val="multilevel"/>
    <w:tmpl w:val="1BE4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31ECF"/>
    <w:multiLevelType w:val="multilevel"/>
    <w:tmpl w:val="30E4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E7BE4"/>
    <w:multiLevelType w:val="multilevel"/>
    <w:tmpl w:val="359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17D42"/>
    <w:multiLevelType w:val="multilevel"/>
    <w:tmpl w:val="624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2A4B"/>
    <w:multiLevelType w:val="multilevel"/>
    <w:tmpl w:val="602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43EB2"/>
    <w:multiLevelType w:val="multilevel"/>
    <w:tmpl w:val="E8B031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C4318"/>
    <w:multiLevelType w:val="multilevel"/>
    <w:tmpl w:val="5BE4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5555E"/>
    <w:multiLevelType w:val="multilevel"/>
    <w:tmpl w:val="99BA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A4924"/>
    <w:multiLevelType w:val="multilevel"/>
    <w:tmpl w:val="75F6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851D7E"/>
    <w:multiLevelType w:val="multilevel"/>
    <w:tmpl w:val="66B8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F97687"/>
    <w:multiLevelType w:val="multilevel"/>
    <w:tmpl w:val="F5A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E7006"/>
    <w:multiLevelType w:val="multilevel"/>
    <w:tmpl w:val="C93A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004D5"/>
    <w:multiLevelType w:val="multilevel"/>
    <w:tmpl w:val="01C430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283592"/>
    <w:multiLevelType w:val="multilevel"/>
    <w:tmpl w:val="C568C9A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7F7829"/>
    <w:multiLevelType w:val="multilevel"/>
    <w:tmpl w:val="3BA4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4369C"/>
    <w:multiLevelType w:val="multilevel"/>
    <w:tmpl w:val="63F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E5D08"/>
    <w:multiLevelType w:val="multilevel"/>
    <w:tmpl w:val="767C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FD5938"/>
    <w:multiLevelType w:val="multilevel"/>
    <w:tmpl w:val="FF06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947C35"/>
    <w:multiLevelType w:val="multilevel"/>
    <w:tmpl w:val="970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45F2C"/>
    <w:multiLevelType w:val="multilevel"/>
    <w:tmpl w:val="D1068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731171"/>
    <w:multiLevelType w:val="multilevel"/>
    <w:tmpl w:val="866C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ED2AE5"/>
    <w:multiLevelType w:val="multilevel"/>
    <w:tmpl w:val="AF6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036BD"/>
    <w:multiLevelType w:val="multilevel"/>
    <w:tmpl w:val="4EC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06634"/>
    <w:multiLevelType w:val="multilevel"/>
    <w:tmpl w:val="6E1C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2433A8"/>
    <w:multiLevelType w:val="multilevel"/>
    <w:tmpl w:val="DBD6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6B331B"/>
    <w:multiLevelType w:val="multilevel"/>
    <w:tmpl w:val="C406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F86DDC"/>
    <w:multiLevelType w:val="multilevel"/>
    <w:tmpl w:val="ADE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041CD"/>
    <w:multiLevelType w:val="multilevel"/>
    <w:tmpl w:val="5120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B16E6E"/>
    <w:multiLevelType w:val="multilevel"/>
    <w:tmpl w:val="5E92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479439">
    <w:abstractNumId w:val="13"/>
  </w:num>
  <w:num w:numId="2" w16cid:durableId="1880044805">
    <w:abstractNumId w:val="21"/>
  </w:num>
  <w:num w:numId="3" w16cid:durableId="977370902">
    <w:abstractNumId w:val="16"/>
  </w:num>
  <w:num w:numId="4" w16cid:durableId="1757825292">
    <w:abstractNumId w:val="5"/>
  </w:num>
  <w:num w:numId="5" w16cid:durableId="1546477986">
    <w:abstractNumId w:val="3"/>
  </w:num>
  <w:num w:numId="6" w16cid:durableId="102964786">
    <w:abstractNumId w:val="25"/>
  </w:num>
  <w:num w:numId="7" w16cid:durableId="1608848767">
    <w:abstractNumId w:val="14"/>
  </w:num>
  <w:num w:numId="8" w16cid:durableId="1918706489">
    <w:abstractNumId w:val="27"/>
  </w:num>
  <w:num w:numId="9" w16cid:durableId="901211504">
    <w:abstractNumId w:val="34"/>
  </w:num>
  <w:num w:numId="10" w16cid:durableId="1327782060">
    <w:abstractNumId w:val="23"/>
  </w:num>
  <w:num w:numId="11" w16cid:durableId="217866036">
    <w:abstractNumId w:val="0"/>
  </w:num>
  <w:num w:numId="12" w16cid:durableId="1040981098">
    <w:abstractNumId w:val="6"/>
  </w:num>
  <w:num w:numId="13" w16cid:durableId="1310011347">
    <w:abstractNumId w:val="22"/>
  </w:num>
  <w:num w:numId="14" w16cid:durableId="1274439027">
    <w:abstractNumId w:val="31"/>
  </w:num>
  <w:num w:numId="15" w16cid:durableId="1692295835">
    <w:abstractNumId w:val="17"/>
  </w:num>
  <w:num w:numId="16" w16cid:durableId="740366703">
    <w:abstractNumId w:val="12"/>
  </w:num>
  <w:num w:numId="17" w16cid:durableId="1581520272">
    <w:abstractNumId w:val="30"/>
  </w:num>
  <w:num w:numId="18" w16cid:durableId="167670941">
    <w:abstractNumId w:val="29"/>
  </w:num>
  <w:num w:numId="19" w16cid:durableId="511192093">
    <w:abstractNumId w:val="33"/>
  </w:num>
  <w:num w:numId="20" w16cid:durableId="1175261926">
    <w:abstractNumId w:val="1"/>
  </w:num>
  <w:num w:numId="21" w16cid:durableId="1645625198">
    <w:abstractNumId w:val="10"/>
  </w:num>
  <w:num w:numId="22" w16cid:durableId="1710690842">
    <w:abstractNumId w:val="9"/>
  </w:num>
  <w:num w:numId="23" w16cid:durableId="1006327885">
    <w:abstractNumId w:val="2"/>
  </w:num>
  <w:num w:numId="24" w16cid:durableId="381490317">
    <w:abstractNumId w:val="20"/>
  </w:num>
  <w:num w:numId="25" w16cid:durableId="1286355032">
    <w:abstractNumId w:val="11"/>
  </w:num>
  <w:num w:numId="26" w16cid:durableId="78335566">
    <w:abstractNumId w:val="18"/>
  </w:num>
  <w:num w:numId="27" w16cid:durableId="1392847518">
    <w:abstractNumId w:val="19"/>
  </w:num>
  <w:num w:numId="28" w16cid:durableId="1198662259">
    <w:abstractNumId w:val="15"/>
  </w:num>
  <w:num w:numId="29" w16cid:durableId="1393310869">
    <w:abstractNumId w:val="26"/>
  </w:num>
  <w:num w:numId="30" w16cid:durableId="664086217">
    <w:abstractNumId w:val="28"/>
  </w:num>
  <w:num w:numId="31" w16cid:durableId="932930369">
    <w:abstractNumId w:val="8"/>
  </w:num>
  <w:num w:numId="32" w16cid:durableId="1064646332">
    <w:abstractNumId w:val="32"/>
  </w:num>
  <w:num w:numId="33" w16cid:durableId="1224098760">
    <w:abstractNumId w:val="7"/>
  </w:num>
  <w:num w:numId="34" w16cid:durableId="443696534">
    <w:abstractNumId w:val="4"/>
  </w:num>
  <w:num w:numId="35" w16cid:durableId="14784938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08"/>
    <w:rsid w:val="00124336"/>
    <w:rsid w:val="00430684"/>
    <w:rsid w:val="0052271D"/>
    <w:rsid w:val="00815354"/>
    <w:rsid w:val="0089212E"/>
    <w:rsid w:val="00CA276C"/>
    <w:rsid w:val="00EB6508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44CE0-3A79-4357-AB59-28FB70F9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5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5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5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5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5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5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5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5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5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5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65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1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81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815354"/>
    <w:rPr>
      <w:b/>
      <w:bCs/>
    </w:rPr>
  </w:style>
  <w:style w:type="paragraph" w:customStyle="1" w:styleId="font-claude-response-body">
    <w:name w:val="font-claude-response-body"/>
    <w:basedOn w:val="a"/>
    <w:rsid w:val="0081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sk-list-item">
    <w:name w:val="task-list-item"/>
    <w:basedOn w:val="a"/>
    <w:rsid w:val="0081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15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53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8153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1860</Words>
  <Characters>10607</Characters>
  <Application>Microsoft Office Word</Application>
  <DocSecurity>0</DocSecurity>
  <Lines>88</Lines>
  <Paragraphs>24</Paragraphs>
  <ScaleCrop>false</ScaleCrop>
  <Company/>
  <LinksUpToDate>false</LinksUpToDate>
  <CharactersWithSpaces>12443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2</cp:revision>
  <dcterms:created xsi:type="dcterms:W3CDTF">2026-02-12T13:11:00Z</dcterms:created>
  <dcterms:modified xsi:type="dcterms:W3CDTF">2026-02-12T13:11:00Z</dcterms:modified>
</cp:coreProperties>
</file>