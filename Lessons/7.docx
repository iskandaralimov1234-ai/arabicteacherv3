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6D001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УРОК 7 - Книга Медина (Madinah Arabic Reader)</w:t>
      </w:r>
    </w:p>
    <w:p w14:paraId="370691B4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  <w:rtl/>
        </w:rPr>
        <w:t>الصِّفَةُ وَالمَوْصُوفُ</w:t>
      </w:r>
      <w:r w:rsidRPr="00745543">
        <w:rPr>
          <w:b/>
          <w:bCs/>
        </w:rPr>
        <w:t xml:space="preserve"> - Прилагательные и их согласование</w:t>
      </w:r>
    </w:p>
    <w:p w14:paraId="121069FB" w14:textId="77777777" w:rsidR="00745543" w:rsidRPr="00745543" w:rsidRDefault="00745543" w:rsidP="00745543">
      <w:r w:rsidRPr="00745543">
        <w:pict w14:anchorId="46CD305D">
          <v:rect id="_x0000_i1277" style="width:0;height:1.5pt" o:hralign="center" o:hrstd="t" o:hr="t" fillcolor="#a0a0a0" stroked="f"/>
        </w:pict>
      </w:r>
    </w:p>
    <w:p w14:paraId="1ABE6F85" w14:textId="77777777" w:rsidR="00745543" w:rsidRPr="00745543" w:rsidRDefault="00745543" w:rsidP="00745543">
      <w:pPr>
        <w:rPr>
          <w:b/>
          <w:bCs/>
        </w:rPr>
      </w:pPr>
      <w:r w:rsidRPr="00745543">
        <w:rPr>
          <w:rFonts w:ascii="Segoe UI Emoji" w:hAnsi="Segoe UI Emoji" w:cs="Segoe UI Emoji"/>
          <w:b/>
          <w:bCs/>
        </w:rPr>
        <w:t>🎯</w:t>
      </w:r>
      <w:r w:rsidRPr="00745543">
        <w:rPr>
          <w:b/>
          <w:bCs/>
        </w:rPr>
        <w:t xml:space="preserve"> Что мы изучим в этом уроке:</w:t>
      </w:r>
    </w:p>
    <w:p w14:paraId="16C8F0AD" w14:textId="77777777" w:rsidR="00745543" w:rsidRPr="00745543" w:rsidRDefault="00745543" w:rsidP="00745543">
      <w:pPr>
        <w:numPr>
          <w:ilvl w:val="0"/>
          <w:numId w:val="1"/>
        </w:numPr>
      </w:pPr>
      <w:r w:rsidRPr="00745543">
        <w:t>Прилагательные (</w:t>
      </w:r>
      <w:r w:rsidRPr="00745543">
        <w:rPr>
          <w:rtl/>
        </w:rPr>
        <w:t>الصِّفَةُ</w:t>
      </w:r>
      <w:r w:rsidRPr="00745543">
        <w:t>) в арабском языке</w:t>
      </w:r>
    </w:p>
    <w:p w14:paraId="35C5C888" w14:textId="77777777" w:rsidR="00745543" w:rsidRPr="00745543" w:rsidRDefault="00745543" w:rsidP="00745543">
      <w:pPr>
        <w:numPr>
          <w:ilvl w:val="0"/>
          <w:numId w:val="1"/>
        </w:numPr>
      </w:pPr>
      <w:r w:rsidRPr="00745543">
        <w:t>Согласование прилагательных с существительными</w:t>
      </w:r>
    </w:p>
    <w:p w14:paraId="7FAADF45" w14:textId="77777777" w:rsidR="00745543" w:rsidRPr="00745543" w:rsidRDefault="00745543" w:rsidP="00745543">
      <w:pPr>
        <w:numPr>
          <w:ilvl w:val="0"/>
          <w:numId w:val="1"/>
        </w:numPr>
      </w:pPr>
      <w:r w:rsidRPr="00745543">
        <w:t>Порядок слов: существительное + прилагательное</w:t>
      </w:r>
    </w:p>
    <w:p w14:paraId="59446069" w14:textId="77777777" w:rsidR="00745543" w:rsidRPr="00745543" w:rsidRDefault="00745543" w:rsidP="00745543">
      <w:pPr>
        <w:numPr>
          <w:ilvl w:val="0"/>
          <w:numId w:val="1"/>
        </w:numPr>
      </w:pPr>
      <w:r w:rsidRPr="00745543">
        <w:t>Согласование по роду, числу и определённости</w:t>
      </w:r>
    </w:p>
    <w:p w14:paraId="2F339036" w14:textId="77777777" w:rsidR="00745543" w:rsidRPr="00745543" w:rsidRDefault="00745543" w:rsidP="00745543">
      <w:pPr>
        <w:numPr>
          <w:ilvl w:val="0"/>
          <w:numId w:val="1"/>
        </w:numPr>
      </w:pPr>
      <w:r w:rsidRPr="00745543">
        <w:t>Описание людей и предметов</w:t>
      </w:r>
    </w:p>
    <w:p w14:paraId="683028F4" w14:textId="77777777" w:rsidR="00745543" w:rsidRPr="00745543" w:rsidRDefault="00745543" w:rsidP="00745543">
      <w:r w:rsidRPr="00745543">
        <w:pict w14:anchorId="48C54576">
          <v:rect id="_x0000_i1278" style="width:0;height:1.5pt" o:hralign="center" o:hrstd="t" o:hr="t" fillcolor="#a0a0a0" stroked="f"/>
        </w:pict>
      </w:r>
    </w:p>
    <w:p w14:paraId="1AA00178" w14:textId="77777777" w:rsidR="00745543" w:rsidRPr="00745543" w:rsidRDefault="00745543" w:rsidP="00745543">
      <w:pPr>
        <w:rPr>
          <w:b/>
          <w:bCs/>
        </w:rPr>
      </w:pPr>
      <w:r w:rsidRPr="00745543">
        <w:rPr>
          <w:rFonts w:ascii="Segoe UI Emoji" w:hAnsi="Segoe UI Emoji" w:cs="Segoe UI Emoji"/>
          <w:b/>
          <w:bCs/>
        </w:rPr>
        <w:t>📝</w:t>
      </w:r>
      <w:r w:rsidRPr="00745543">
        <w:rPr>
          <w:b/>
          <w:bCs/>
        </w:rPr>
        <w:t xml:space="preserve"> ЧАСТЬ 1: Повторение (Урок 6)</w:t>
      </w:r>
    </w:p>
    <w:p w14:paraId="0765107E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Притяжательные местоимения (краткое):</w:t>
      </w:r>
    </w:p>
    <w:p w14:paraId="4B367895" w14:textId="77777777" w:rsidR="00745543" w:rsidRPr="00745543" w:rsidRDefault="00745543" w:rsidP="00745543">
      <w:pPr>
        <w:numPr>
          <w:ilvl w:val="0"/>
          <w:numId w:val="2"/>
        </w:numPr>
      </w:pPr>
      <w:r w:rsidRPr="00745543">
        <w:rPr>
          <w:rtl/>
        </w:rPr>
        <w:t>كِتَابِي</w:t>
      </w:r>
      <w:r w:rsidRPr="00745543">
        <w:t xml:space="preserve"> (моя книга)</w:t>
      </w:r>
    </w:p>
    <w:p w14:paraId="03BCB88F" w14:textId="77777777" w:rsidR="00745543" w:rsidRPr="00745543" w:rsidRDefault="00745543" w:rsidP="00745543">
      <w:pPr>
        <w:numPr>
          <w:ilvl w:val="0"/>
          <w:numId w:val="2"/>
        </w:numPr>
      </w:pPr>
      <w:r w:rsidRPr="00745543">
        <w:rPr>
          <w:rtl/>
        </w:rPr>
        <w:t>قَلَمُكَ</w:t>
      </w:r>
      <w:r w:rsidRPr="00745543">
        <w:t xml:space="preserve"> (твоя ручка)</w:t>
      </w:r>
    </w:p>
    <w:p w14:paraId="7A0103E9" w14:textId="77777777" w:rsidR="00745543" w:rsidRPr="00745543" w:rsidRDefault="00745543" w:rsidP="00745543">
      <w:pPr>
        <w:numPr>
          <w:ilvl w:val="0"/>
          <w:numId w:val="2"/>
        </w:numPr>
      </w:pPr>
      <w:r w:rsidRPr="00745543">
        <w:rPr>
          <w:rtl/>
        </w:rPr>
        <w:t>بَيْتُهُ</w:t>
      </w:r>
      <w:r w:rsidRPr="00745543">
        <w:t xml:space="preserve"> (его дом)</w:t>
      </w:r>
    </w:p>
    <w:p w14:paraId="14000A2B" w14:textId="77777777" w:rsidR="00745543" w:rsidRPr="00745543" w:rsidRDefault="00745543" w:rsidP="00745543">
      <w:pPr>
        <w:numPr>
          <w:ilvl w:val="0"/>
          <w:numId w:val="2"/>
        </w:numPr>
      </w:pPr>
      <w:r w:rsidRPr="00745543">
        <w:rPr>
          <w:rtl/>
        </w:rPr>
        <w:t>سَيَّارَتُهَا</w:t>
      </w:r>
      <w:r w:rsidRPr="00745543">
        <w:t xml:space="preserve"> (её машина)</w:t>
      </w:r>
    </w:p>
    <w:p w14:paraId="6092C54C" w14:textId="77777777" w:rsidR="00745543" w:rsidRPr="00745543" w:rsidRDefault="00745543" w:rsidP="00745543">
      <w:pPr>
        <w:numPr>
          <w:ilvl w:val="0"/>
          <w:numId w:val="2"/>
        </w:numPr>
      </w:pPr>
      <w:r w:rsidRPr="00745543">
        <w:rPr>
          <w:rtl/>
        </w:rPr>
        <w:t>حَقِيبَتُنَا</w:t>
      </w:r>
      <w:r w:rsidRPr="00745543">
        <w:t xml:space="preserve"> (наша сумка)</w:t>
      </w:r>
    </w:p>
    <w:p w14:paraId="79A7DEDB" w14:textId="77777777" w:rsidR="00745543" w:rsidRPr="00745543" w:rsidRDefault="00745543" w:rsidP="00745543">
      <w:r w:rsidRPr="00745543">
        <w:pict w14:anchorId="5306AC5D">
          <v:rect id="_x0000_i1279" style="width:0;height:1.5pt" o:hralign="center" o:hrstd="t" o:hr="t" fillcolor="#a0a0a0" stroked="f"/>
        </w:pict>
      </w:r>
    </w:p>
    <w:p w14:paraId="381D6721" w14:textId="77777777" w:rsidR="00745543" w:rsidRPr="00745543" w:rsidRDefault="00745543" w:rsidP="00745543">
      <w:pPr>
        <w:rPr>
          <w:b/>
          <w:bCs/>
        </w:rPr>
      </w:pPr>
      <w:r w:rsidRPr="00745543">
        <w:rPr>
          <w:rFonts w:ascii="Segoe UI Emoji" w:hAnsi="Segoe UI Emoji" w:cs="Segoe UI Emoji"/>
          <w:b/>
          <w:bCs/>
        </w:rPr>
        <w:t>🎨</w:t>
      </w:r>
      <w:r w:rsidRPr="00745543">
        <w:rPr>
          <w:b/>
          <w:bCs/>
        </w:rPr>
        <w:t xml:space="preserve"> ЧАСТЬ 2: Что такое прилагательное?</w:t>
      </w:r>
    </w:p>
    <w:p w14:paraId="5B0A224C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Прилагательное (</w:t>
      </w:r>
      <w:r w:rsidRPr="00745543">
        <w:rPr>
          <w:b/>
          <w:bCs/>
          <w:rtl/>
        </w:rPr>
        <w:t>الصِّفَةُ</w:t>
      </w:r>
      <w:r w:rsidRPr="00745543">
        <w:rPr>
          <w:b/>
          <w:bCs/>
        </w:rPr>
        <w:t>) - это слово, которое описывает существительное</w:t>
      </w:r>
    </w:p>
    <w:p w14:paraId="2ED29820" w14:textId="77777777" w:rsidR="00745543" w:rsidRPr="00745543" w:rsidRDefault="00745543" w:rsidP="00745543">
      <w:r w:rsidRPr="00745543">
        <w:rPr>
          <w:b/>
          <w:bCs/>
        </w:rPr>
        <w:t>В русском языке:</w:t>
      </w:r>
    </w:p>
    <w:p w14:paraId="6022C749" w14:textId="77777777" w:rsidR="00745543" w:rsidRPr="00745543" w:rsidRDefault="00745543" w:rsidP="00745543">
      <w:pPr>
        <w:numPr>
          <w:ilvl w:val="0"/>
          <w:numId w:val="3"/>
        </w:numPr>
      </w:pPr>
      <w:r w:rsidRPr="00745543">
        <w:rPr>
          <w:b/>
          <w:bCs/>
        </w:rPr>
        <w:t>большой</w:t>
      </w:r>
      <w:r w:rsidRPr="00745543">
        <w:t xml:space="preserve"> дом</w:t>
      </w:r>
    </w:p>
    <w:p w14:paraId="3144162F" w14:textId="77777777" w:rsidR="00745543" w:rsidRPr="00745543" w:rsidRDefault="00745543" w:rsidP="00745543">
      <w:pPr>
        <w:numPr>
          <w:ilvl w:val="0"/>
          <w:numId w:val="3"/>
        </w:numPr>
      </w:pPr>
      <w:r w:rsidRPr="00745543">
        <w:rPr>
          <w:b/>
          <w:bCs/>
        </w:rPr>
        <w:t>красивая</w:t>
      </w:r>
      <w:r w:rsidRPr="00745543">
        <w:t xml:space="preserve"> книга</w:t>
      </w:r>
    </w:p>
    <w:p w14:paraId="1C13DAAC" w14:textId="77777777" w:rsidR="00745543" w:rsidRPr="00745543" w:rsidRDefault="00745543" w:rsidP="00745543">
      <w:pPr>
        <w:numPr>
          <w:ilvl w:val="0"/>
          <w:numId w:val="3"/>
        </w:numPr>
      </w:pPr>
      <w:r w:rsidRPr="00745543">
        <w:rPr>
          <w:b/>
          <w:bCs/>
        </w:rPr>
        <w:t>добрый</w:t>
      </w:r>
      <w:r w:rsidRPr="00745543">
        <w:t xml:space="preserve"> человек</w:t>
      </w:r>
    </w:p>
    <w:p w14:paraId="40B8CAE8" w14:textId="77777777" w:rsidR="00745543" w:rsidRPr="00745543" w:rsidRDefault="00745543" w:rsidP="00745543">
      <w:r w:rsidRPr="00745543">
        <w:rPr>
          <w:b/>
          <w:bCs/>
        </w:rPr>
        <w:t>В арабском языке:</w:t>
      </w:r>
      <w:r w:rsidRPr="00745543">
        <w:t xml:space="preserve"> Прилагательное идёт </w:t>
      </w:r>
      <w:r w:rsidRPr="00745543">
        <w:rPr>
          <w:b/>
          <w:bCs/>
        </w:rPr>
        <w:t>ПОСЛЕ</w:t>
      </w:r>
      <w:r w:rsidRPr="00745543">
        <w:t xml:space="preserve"> существительного и согласуется с ним!</w:t>
      </w:r>
    </w:p>
    <w:p w14:paraId="0C4CF8A2" w14:textId="77777777" w:rsidR="00745543" w:rsidRPr="00745543" w:rsidRDefault="00745543" w:rsidP="00745543">
      <w:r w:rsidRPr="00745543">
        <w:rPr>
          <w:b/>
          <w:bCs/>
        </w:rPr>
        <w:lastRenderedPageBreak/>
        <w:t>Примеры:</w:t>
      </w:r>
    </w:p>
    <w:p w14:paraId="7FEB03DD" w14:textId="77777777" w:rsidR="00745543" w:rsidRPr="00745543" w:rsidRDefault="00745543" w:rsidP="00745543">
      <w:pPr>
        <w:numPr>
          <w:ilvl w:val="0"/>
          <w:numId w:val="4"/>
        </w:numPr>
      </w:pPr>
      <w:r w:rsidRPr="00745543">
        <w:rPr>
          <w:rtl/>
        </w:rPr>
        <w:t>بَيْتٌ كَبِيرٌ</w:t>
      </w:r>
      <w:r w:rsidRPr="00745543">
        <w:t xml:space="preserve"> (дом большой) = большой дом</w:t>
      </w:r>
    </w:p>
    <w:p w14:paraId="76002B25" w14:textId="77777777" w:rsidR="00745543" w:rsidRPr="00745543" w:rsidRDefault="00745543" w:rsidP="00745543">
      <w:pPr>
        <w:numPr>
          <w:ilvl w:val="0"/>
          <w:numId w:val="4"/>
        </w:numPr>
      </w:pPr>
      <w:r w:rsidRPr="00745543">
        <w:rPr>
          <w:rtl/>
        </w:rPr>
        <w:t>سَيَّارَةٌ جَمِيلَةٌ</w:t>
      </w:r>
      <w:r w:rsidRPr="00745543">
        <w:t xml:space="preserve"> (машина красивая) = красивая машина</w:t>
      </w:r>
    </w:p>
    <w:p w14:paraId="7F842000" w14:textId="77777777" w:rsidR="00745543" w:rsidRPr="00745543" w:rsidRDefault="00745543" w:rsidP="00745543">
      <w:pPr>
        <w:numPr>
          <w:ilvl w:val="0"/>
          <w:numId w:val="4"/>
        </w:numPr>
      </w:pPr>
      <w:r w:rsidRPr="00745543">
        <w:rPr>
          <w:rtl/>
        </w:rPr>
        <w:t>رَجُلٌ طَيِّبٌ</w:t>
      </w:r>
      <w:r w:rsidRPr="00745543">
        <w:t xml:space="preserve"> (человек добрый) = добрый человек</w:t>
      </w:r>
    </w:p>
    <w:p w14:paraId="0ACCA00E" w14:textId="77777777" w:rsidR="00745543" w:rsidRPr="00745543" w:rsidRDefault="00745543" w:rsidP="00745543">
      <w:r w:rsidRPr="00745543">
        <w:pict w14:anchorId="420F4639">
          <v:rect id="_x0000_i1280" style="width:0;height:1.5pt" o:hralign="center" o:hrstd="t" o:hr="t" fillcolor="#a0a0a0" stroked="f"/>
        </w:pict>
      </w:r>
    </w:p>
    <w:p w14:paraId="6724FCE5" w14:textId="77777777" w:rsidR="00745543" w:rsidRPr="00745543" w:rsidRDefault="00745543" w:rsidP="00745543">
      <w:pPr>
        <w:rPr>
          <w:b/>
          <w:bCs/>
        </w:rPr>
      </w:pPr>
      <w:r w:rsidRPr="00745543">
        <w:rPr>
          <w:rFonts w:ascii="Segoe UI Emoji" w:hAnsi="Segoe UI Emoji" w:cs="Segoe UI Emoji"/>
          <w:b/>
          <w:bCs/>
        </w:rPr>
        <w:t>📖</w:t>
      </w:r>
      <w:r w:rsidRPr="00745543">
        <w:rPr>
          <w:b/>
          <w:bCs/>
        </w:rPr>
        <w:t xml:space="preserve"> ЧАСТЬ 3: Новые слова - Прилагательные (словарь урока 7)</w:t>
      </w:r>
    </w:p>
    <w:p w14:paraId="1106C5CB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Размер и возраст: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585"/>
        <w:gridCol w:w="4725"/>
      </w:tblGrid>
      <w:tr w:rsidR="00745543" w:rsidRPr="00745543" w14:paraId="7939AF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EC61A" w14:textId="77777777" w:rsidR="00745543" w:rsidRPr="00745543" w:rsidRDefault="00745543" w:rsidP="00745543">
            <w:pPr>
              <w:rPr>
                <w:b/>
                <w:bCs/>
              </w:rPr>
            </w:pPr>
            <w:r w:rsidRPr="00745543">
              <w:rPr>
                <w:b/>
                <w:bCs/>
              </w:rPr>
              <w:t>Мужской род</w:t>
            </w:r>
          </w:p>
        </w:tc>
        <w:tc>
          <w:tcPr>
            <w:tcW w:w="0" w:type="auto"/>
            <w:vAlign w:val="center"/>
            <w:hideMark/>
          </w:tcPr>
          <w:p w14:paraId="3C62A69E" w14:textId="77777777" w:rsidR="00745543" w:rsidRPr="00745543" w:rsidRDefault="00745543" w:rsidP="00745543">
            <w:pPr>
              <w:rPr>
                <w:b/>
                <w:bCs/>
              </w:rPr>
            </w:pPr>
            <w:r w:rsidRPr="00745543">
              <w:rPr>
                <w:b/>
                <w:bCs/>
              </w:rPr>
              <w:t>Женский род</w:t>
            </w:r>
          </w:p>
        </w:tc>
        <w:tc>
          <w:tcPr>
            <w:tcW w:w="0" w:type="auto"/>
            <w:vAlign w:val="center"/>
            <w:hideMark/>
          </w:tcPr>
          <w:p w14:paraId="2F9EC6B4" w14:textId="77777777" w:rsidR="00745543" w:rsidRPr="00745543" w:rsidRDefault="00745543" w:rsidP="00745543">
            <w:pPr>
              <w:rPr>
                <w:b/>
                <w:bCs/>
              </w:rPr>
            </w:pPr>
            <w:r w:rsidRPr="00745543">
              <w:rPr>
                <w:b/>
                <w:bCs/>
              </w:rPr>
              <w:t>Перевод</w:t>
            </w:r>
          </w:p>
        </w:tc>
      </w:tr>
      <w:tr w:rsidR="00745543" w:rsidRPr="00745543" w14:paraId="153DE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EC3FB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كَبِيرٌ</w:t>
            </w:r>
          </w:p>
        </w:tc>
        <w:tc>
          <w:tcPr>
            <w:tcW w:w="0" w:type="auto"/>
            <w:vAlign w:val="center"/>
            <w:hideMark/>
          </w:tcPr>
          <w:p w14:paraId="78514687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كَبِيرَةٌ</w:t>
            </w:r>
          </w:p>
        </w:tc>
        <w:tc>
          <w:tcPr>
            <w:tcW w:w="0" w:type="auto"/>
            <w:vAlign w:val="center"/>
            <w:hideMark/>
          </w:tcPr>
          <w:p w14:paraId="610B9AC8" w14:textId="77777777" w:rsidR="00745543" w:rsidRPr="00745543" w:rsidRDefault="00745543" w:rsidP="00745543">
            <w:r w:rsidRPr="00745543">
              <w:t>большой/большая, старый/старая</w:t>
            </w:r>
          </w:p>
        </w:tc>
      </w:tr>
      <w:tr w:rsidR="00745543" w:rsidRPr="00745543" w14:paraId="456D3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DD30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صَغِيرٌ</w:t>
            </w:r>
          </w:p>
        </w:tc>
        <w:tc>
          <w:tcPr>
            <w:tcW w:w="0" w:type="auto"/>
            <w:vAlign w:val="center"/>
            <w:hideMark/>
          </w:tcPr>
          <w:p w14:paraId="2A921E7B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صَغِيرَةٌ</w:t>
            </w:r>
          </w:p>
        </w:tc>
        <w:tc>
          <w:tcPr>
            <w:tcW w:w="0" w:type="auto"/>
            <w:vAlign w:val="center"/>
            <w:hideMark/>
          </w:tcPr>
          <w:p w14:paraId="42A81653" w14:textId="77777777" w:rsidR="00745543" w:rsidRPr="00745543" w:rsidRDefault="00745543" w:rsidP="00745543">
            <w:r w:rsidRPr="00745543">
              <w:t>маленький/маленькая, младший/младшая</w:t>
            </w:r>
          </w:p>
        </w:tc>
      </w:tr>
      <w:tr w:rsidR="00745543" w:rsidRPr="00745543" w14:paraId="54294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EDFB3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طَوِيلٌ</w:t>
            </w:r>
          </w:p>
        </w:tc>
        <w:tc>
          <w:tcPr>
            <w:tcW w:w="0" w:type="auto"/>
            <w:vAlign w:val="center"/>
            <w:hideMark/>
          </w:tcPr>
          <w:p w14:paraId="3D689F28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طَوِيلَةٌ</w:t>
            </w:r>
          </w:p>
        </w:tc>
        <w:tc>
          <w:tcPr>
            <w:tcW w:w="0" w:type="auto"/>
            <w:vAlign w:val="center"/>
            <w:hideMark/>
          </w:tcPr>
          <w:p w14:paraId="71AEA628" w14:textId="77777777" w:rsidR="00745543" w:rsidRPr="00745543" w:rsidRDefault="00745543" w:rsidP="00745543">
            <w:r w:rsidRPr="00745543">
              <w:t>длинный/длинная, высокий/высокая</w:t>
            </w:r>
          </w:p>
        </w:tc>
      </w:tr>
      <w:tr w:rsidR="00745543" w:rsidRPr="00745543" w14:paraId="4FCBD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E3DDE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قَصِيرٌ</w:t>
            </w:r>
          </w:p>
        </w:tc>
        <w:tc>
          <w:tcPr>
            <w:tcW w:w="0" w:type="auto"/>
            <w:vAlign w:val="center"/>
            <w:hideMark/>
          </w:tcPr>
          <w:p w14:paraId="56385965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قَصِيرَةٌ</w:t>
            </w:r>
          </w:p>
        </w:tc>
        <w:tc>
          <w:tcPr>
            <w:tcW w:w="0" w:type="auto"/>
            <w:vAlign w:val="center"/>
            <w:hideMark/>
          </w:tcPr>
          <w:p w14:paraId="4ACA592C" w14:textId="77777777" w:rsidR="00745543" w:rsidRPr="00745543" w:rsidRDefault="00745543" w:rsidP="00745543">
            <w:r w:rsidRPr="00745543">
              <w:t>короткий/короткая, низкий/низкая</w:t>
            </w:r>
          </w:p>
        </w:tc>
      </w:tr>
    </w:tbl>
    <w:p w14:paraId="59662980" w14:textId="77777777" w:rsidR="00745543" w:rsidRPr="00745543" w:rsidRDefault="00745543" w:rsidP="00745543">
      <w:r w:rsidRPr="00745543">
        <w:pict w14:anchorId="5F05DBC3">
          <v:rect id="_x0000_i1281" style="width:0;height:1.5pt" o:hralign="center" o:hrstd="t" o:hr="t" fillcolor="#a0a0a0" stroked="f"/>
        </w:pict>
      </w:r>
    </w:p>
    <w:p w14:paraId="3F5307F0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Качества и характеристики: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585"/>
        <w:gridCol w:w="3895"/>
      </w:tblGrid>
      <w:tr w:rsidR="00745543" w:rsidRPr="00745543" w14:paraId="5FF0B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4665D" w14:textId="77777777" w:rsidR="00745543" w:rsidRPr="00745543" w:rsidRDefault="00745543" w:rsidP="00745543">
            <w:pPr>
              <w:rPr>
                <w:b/>
                <w:bCs/>
              </w:rPr>
            </w:pPr>
            <w:r w:rsidRPr="00745543">
              <w:rPr>
                <w:b/>
                <w:bCs/>
              </w:rPr>
              <w:t>Мужской род</w:t>
            </w:r>
          </w:p>
        </w:tc>
        <w:tc>
          <w:tcPr>
            <w:tcW w:w="0" w:type="auto"/>
            <w:vAlign w:val="center"/>
            <w:hideMark/>
          </w:tcPr>
          <w:p w14:paraId="79B7F85D" w14:textId="77777777" w:rsidR="00745543" w:rsidRPr="00745543" w:rsidRDefault="00745543" w:rsidP="00745543">
            <w:pPr>
              <w:rPr>
                <w:b/>
                <w:bCs/>
              </w:rPr>
            </w:pPr>
            <w:r w:rsidRPr="00745543">
              <w:rPr>
                <w:b/>
                <w:bCs/>
              </w:rPr>
              <w:t>Женский род</w:t>
            </w:r>
          </w:p>
        </w:tc>
        <w:tc>
          <w:tcPr>
            <w:tcW w:w="0" w:type="auto"/>
            <w:vAlign w:val="center"/>
            <w:hideMark/>
          </w:tcPr>
          <w:p w14:paraId="21C00E49" w14:textId="77777777" w:rsidR="00745543" w:rsidRPr="00745543" w:rsidRDefault="00745543" w:rsidP="00745543">
            <w:pPr>
              <w:rPr>
                <w:b/>
                <w:bCs/>
              </w:rPr>
            </w:pPr>
            <w:r w:rsidRPr="00745543">
              <w:rPr>
                <w:b/>
                <w:bCs/>
              </w:rPr>
              <w:t>Перевод</w:t>
            </w:r>
          </w:p>
        </w:tc>
      </w:tr>
      <w:tr w:rsidR="00745543" w:rsidRPr="00745543" w14:paraId="1525F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13A35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جَمِيلٌ</w:t>
            </w:r>
          </w:p>
        </w:tc>
        <w:tc>
          <w:tcPr>
            <w:tcW w:w="0" w:type="auto"/>
            <w:vAlign w:val="center"/>
            <w:hideMark/>
          </w:tcPr>
          <w:p w14:paraId="7A02C676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جَمِيلَةٌ</w:t>
            </w:r>
          </w:p>
        </w:tc>
        <w:tc>
          <w:tcPr>
            <w:tcW w:w="0" w:type="auto"/>
            <w:vAlign w:val="center"/>
            <w:hideMark/>
          </w:tcPr>
          <w:p w14:paraId="57849A72" w14:textId="77777777" w:rsidR="00745543" w:rsidRPr="00745543" w:rsidRDefault="00745543" w:rsidP="00745543">
            <w:r w:rsidRPr="00745543">
              <w:t>красивый/красивая</w:t>
            </w:r>
          </w:p>
        </w:tc>
      </w:tr>
      <w:tr w:rsidR="00745543" w:rsidRPr="00745543" w14:paraId="34BE5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AFD5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قَبِيحٌ</w:t>
            </w:r>
          </w:p>
        </w:tc>
        <w:tc>
          <w:tcPr>
            <w:tcW w:w="0" w:type="auto"/>
            <w:vAlign w:val="center"/>
            <w:hideMark/>
          </w:tcPr>
          <w:p w14:paraId="00E165DC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قَبِيحَةٌ</w:t>
            </w:r>
          </w:p>
        </w:tc>
        <w:tc>
          <w:tcPr>
            <w:tcW w:w="0" w:type="auto"/>
            <w:vAlign w:val="center"/>
            <w:hideMark/>
          </w:tcPr>
          <w:p w14:paraId="620D568D" w14:textId="77777777" w:rsidR="00745543" w:rsidRPr="00745543" w:rsidRDefault="00745543" w:rsidP="00745543">
            <w:r w:rsidRPr="00745543">
              <w:t>некрасивый/некрасивая</w:t>
            </w:r>
          </w:p>
        </w:tc>
      </w:tr>
      <w:tr w:rsidR="00745543" w:rsidRPr="00745543" w14:paraId="105CF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F2EF5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طَيِّبٌ</w:t>
            </w:r>
          </w:p>
        </w:tc>
        <w:tc>
          <w:tcPr>
            <w:tcW w:w="0" w:type="auto"/>
            <w:vAlign w:val="center"/>
            <w:hideMark/>
          </w:tcPr>
          <w:p w14:paraId="212915FE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طَيِّبَةٌ</w:t>
            </w:r>
          </w:p>
        </w:tc>
        <w:tc>
          <w:tcPr>
            <w:tcW w:w="0" w:type="auto"/>
            <w:vAlign w:val="center"/>
            <w:hideMark/>
          </w:tcPr>
          <w:p w14:paraId="403D7276" w14:textId="77777777" w:rsidR="00745543" w:rsidRPr="00745543" w:rsidRDefault="00745543" w:rsidP="00745543">
            <w:r w:rsidRPr="00745543">
              <w:t>добрый/добрая, хороший/хорошая</w:t>
            </w:r>
          </w:p>
        </w:tc>
      </w:tr>
      <w:tr w:rsidR="00745543" w:rsidRPr="00745543" w14:paraId="67C90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0199D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سَيِّئٌ</w:t>
            </w:r>
          </w:p>
        </w:tc>
        <w:tc>
          <w:tcPr>
            <w:tcW w:w="0" w:type="auto"/>
            <w:vAlign w:val="center"/>
            <w:hideMark/>
          </w:tcPr>
          <w:p w14:paraId="73E38874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سَيِّئَةٌ</w:t>
            </w:r>
          </w:p>
        </w:tc>
        <w:tc>
          <w:tcPr>
            <w:tcW w:w="0" w:type="auto"/>
            <w:vAlign w:val="center"/>
            <w:hideMark/>
          </w:tcPr>
          <w:p w14:paraId="7AF6C3F9" w14:textId="77777777" w:rsidR="00745543" w:rsidRPr="00745543" w:rsidRDefault="00745543" w:rsidP="00745543">
            <w:r w:rsidRPr="00745543">
              <w:t>плохой/плохая</w:t>
            </w:r>
          </w:p>
        </w:tc>
      </w:tr>
      <w:tr w:rsidR="00745543" w:rsidRPr="00745543" w14:paraId="56D7B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8FB14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نَظِيفٌ</w:t>
            </w:r>
          </w:p>
        </w:tc>
        <w:tc>
          <w:tcPr>
            <w:tcW w:w="0" w:type="auto"/>
            <w:vAlign w:val="center"/>
            <w:hideMark/>
          </w:tcPr>
          <w:p w14:paraId="35D501BD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نَظِيفَةٌ</w:t>
            </w:r>
          </w:p>
        </w:tc>
        <w:tc>
          <w:tcPr>
            <w:tcW w:w="0" w:type="auto"/>
            <w:vAlign w:val="center"/>
            <w:hideMark/>
          </w:tcPr>
          <w:p w14:paraId="47B07079" w14:textId="77777777" w:rsidR="00745543" w:rsidRPr="00745543" w:rsidRDefault="00745543" w:rsidP="00745543">
            <w:r w:rsidRPr="00745543">
              <w:t>чистый/чистая</w:t>
            </w:r>
          </w:p>
        </w:tc>
      </w:tr>
      <w:tr w:rsidR="00745543" w:rsidRPr="00745543" w14:paraId="6059F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5DAE5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قَذِرٌ</w:t>
            </w:r>
          </w:p>
        </w:tc>
        <w:tc>
          <w:tcPr>
            <w:tcW w:w="0" w:type="auto"/>
            <w:vAlign w:val="center"/>
            <w:hideMark/>
          </w:tcPr>
          <w:p w14:paraId="2EFB4761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قَذِرَةٌ</w:t>
            </w:r>
          </w:p>
        </w:tc>
        <w:tc>
          <w:tcPr>
            <w:tcW w:w="0" w:type="auto"/>
            <w:vAlign w:val="center"/>
            <w:hideMark/>
          </w:tcPr>
          <w:p w14:paraId="78EE12F3" w14:textId="77777777" w:rsidR="00745543" w:rsidRPr="00745543" w:rsidRDefault="00745543" w:rsidP="00745543">
            <w:r w:rsidRPr="00745543">
              <w:t>грязный/грязная</w:t>
            </w:r>
          </w:p>
        </w:tc>
      </w:tr>
    </w:tbl>
    <w:p w14:paraId="7635C227" w14:textId="77777777" w:rsidR="00745543" w:rsidRPr="00745543" w:rsidRDefault="00745543" w:rsidP="00745543">
      <w:r w:rsidRPr="00745543">
        <w:pict w14:anchorId="7ECCA69F">
          <v:rect id="_x0000_i1282" style="width:0;height:1.5pt" o:hralign="center" o:hrstd="t" o:hr="t" fillcolor="#a0a0a0" stroked="f"/>
        </w:pict>
      </w:r>
    </w:p>
    <w:p w14:paraId="07665898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Цвета (основные):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585"/>
        <w:gridCol w:w="1983"/>
      </w:tblGrid>
      <w:tr w:rsidR="00745543" w:rsidRPr="00745543" w14:paraId="6625FB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16D99" w14:textId="77777777" w:rsidR="00745543" w:rsidRPr="00745543" w:rsidRDefault="00745543" w:rsidP="00745543">
            <w:pPr>
              <w:rPr>
                <w:b/>
                <w:bCs/>
              </w:rPr>
            </w:pPr>
            <w:r w:rsidRPr="00745543">
              <w:rPr>
                <w:b/>
                <w:bCs/>
              </w:rPr>
              <w:lastRenderedPageBreak/>
              <w:t>Мужской род</w:t>
            </w:r>
          </w:p>
        </w:tc>
        <w:tc>
          <w:tcPr>
            <w:tcW w:w="0" w:type="auto"/>
            <w:vAlign w:val="center"/>
            <w:hideMark/>
          </w:tcPr>
          <w:p w14:paraId="40B67121" w14:textId="77777777" w:rsidR="00745543" w:rsidRPr="00745543" w:rsidRDefault="00745543" w:rsidP="00745543">
            <w:pPr>
              <w:rPr>
                <w:b/>
                <w:bCs/>
              </w:rPr>
            </w:pPr>
            <w:r w:rsidRPr="00745543">
              <w:rPr>
                <w:b/>
                <w:bCs/>
              </w:rPr>
              <w:t>Женский род</w:t>
            </w:r>
          </w:p>
        </w:tc>
        <w:tc>
          <w:tcPr>
            <w:tcW w:w="0" w:type="auto"/>
            <w:vAlign w:val="center"/>
            <w:hideMark/>
          </w:tcPr>
          <w:p w14:paraId="321EE438" w14:textId="77777777" w:rsidR="00745543" w:rsidRPr="00745543" w:rsidRDefault="00745543" w:rsidP="00745543">
            <w:pPr>
              <w:rPr>
                <w:b/>
                <w:bCs/>
              </w:rPr>
            </w:pPr>
            <w:r w:rsidRPr="00745543">
              <w:rPr>
                <w:b/>
                <w:bCs/>
              </w:rPr>
              <w:t>Перевод</w:t>
            </w:r>
          </w:p>
        </w:tc>
      </w:tr>
      <w:tr w:rsidR="00745543" w:rsidRPr="00745543" w14:paraId="1BF61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C2EB5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أَبْيَضُ</w:t>
            </w:r>
          </w:p>
        </w:tc>
        <w:tc>
          <w:tcPr>
            <w:tcW w:w="0" w:type="auto"/>
            <w:vAlign w:val="center"/>
            <w:hideMark/>
          </w:tcPr>
          <w:p w14:paraId="0638B691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بَيْضَاءُ</w:t>
            </w:r>
          </w:p>
        </w:tc>
        <w:tc>
          <w:tcPr>
            <w:tcW w:w="0" w:type="auto"/>
            <w:vAlign w:val="center"/>
            <w:hideMark/>
          </w:tcPr>
          <w:p w14:paraId="48C07FDD" w14:textId="77777777" w:rsidR="00745543" w:rsidRPr="00745543" w:rsidRDefault="00745543" w:rsidP="00745543">
            <w:r w:rsidRPr="00745543">
              <w:t>белый/белая</w:t>
            </w:r>
          </w:p>
        </w:tc>
      </w:tr>
      <w:tr w:rsidR="00745543" w:rsidRPr="00745543" w14:paraId="66897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8C6D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أَسْوَدُ</w:t>
            </w:r>
          </w:p>
        </w:tc>
        <w:tc>
          <w:tcPr>
            <w:tcW w:w="0" w:type="auto"/>
            <w:vAlign w:val="center"/>
            <w:hideMark/>
          </w:tcPr>
          <w:p w14:paraId="6AB00F1B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سَوْدَاءُ</w:t>
            </w:r>
          </w:p>
        </w:tc>
        <w:tc>
          <w:tcPr>
            <w:tcW w:w="0" w:type="auto"/>
            <w:vAlign w:val="center"/>
            <w:hideMark/>
          </w:tcPr>
          <w:p w14:paraId="7F407305" w14:textId="77777777" w:rsidR="00745543" w:rsidRPr="00745543" w:rsidRDefault="00745543" w:rsidP="00745543">
            <w:r w:rsidRPr="00745543">
              <w:t>чёрный/чёрная</w:t>
            </w:r>
          </w:p>
        </w:tc>
      </w:tr>
      <w:tr w:rsidR="00745543" w:rsidRPr="00745543" w14:paraId="67108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4EE0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أَحْمَرُ</w:t>
            </w:r>
          </w:p>
        </w:tc>
        <w:tc>
          <w:tcPr>
            <w:tcW w:w="0" w:type="auto"/>
            <w:vAlign w:val="center"/>
            <w:hideMark/>
          </w:tcPr>
          <w:p w14:paraId="7976ADF4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حَمْرَاءُ</w:t>
            </w:r>
          </w:p>
        </w:tc>
        <w:tc>
          <w:tcPr>
            <w:tcW w:w="0" w:type="auto"/>
            <w:vAlign w:val="center"/>
            <w:hideMark/>
          </w:tcPr>
          <w:p w14:paraId="58FC6DE3" w14:textId="77777777" w:rsidR="00745543" w:rsidRPr="00745543" w:rsidRDefault="00745543" w:rsidP="00745543">
            <w:r w:rsidRPr="00745543">
              <w:t>красный/красная</w:t>
            </w:r>
          </w:p>
        </w:tc>
      </w:tr>
      <w:tr w:rsidR="00745543" w:rsidRPr="00745543" w14:paraId="31C79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5570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أَخْضَرُ</w:t>
            </w:r>
          </w:p>
        </w:tc>
        <w:tc>
          <w:tcPr>
            <w:tcW w:w="0" w:type="auto"/>
            <w:vAlign w:val="center"/>
            <w:hideMark/>
          </w:tcPr>
          <w:p w14:paraId="433361A9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خَضْرَاءُ</w:t>
            </w:r>
          </w:p>
        </w:tc>
        <w:tc>
          <w:tcPr>
            <w:tcW w:w="0" w:type="auto"/>
            <w:vAlign w:val="center"/>
            <w:hideMark/>
          </w:tcPr>
          <w:p w14:paraId="25365E2C" w14:textId="77777777" w:rsidR="00745543" w:rsidRPr="00745543" w:rsidRDefault="00745543" w:rsidP="00745543">
            <w:r w:rsidRPr="00745543">
              <w:t>зелёный/зелёная</w:t>
            </w:r>
          </w:p>
        </w:tc>
      </w:tr>
      <w:tr w:rsidR="00745543" w:rsidRPr="00745543" w14:paraId="25590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75CD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أَزْرَقُ</w:t>
            </w:r>
          </w:p>
        </w:tc>
        <w:tc>
          <w:tcPr>
            <w:tcW w:w="0" w:type="auto"/>
            <w:vAlign w:val="center"/>
            <w:hideMark/>
          </w:tcPr>
          <w:p w14:paraId="47C70766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زَرْقَاءُ</w:t>
            </w:r>
          </w:p>
        </w:tc>
        <w:tc>
          <w:tcPr>
            <w:tcW w:w="0" w:type="auto"/>
            <w:vAlign w:val="center"/>
            <w:hideMark/>
          </w:tcPr>
          <w:p w14:paraId="3973AA4C" w14:textId="77777777" w:rsidR="00745543" w:rsidRPr="00745543" w:rsidRDefault="00745543" w:rsidP="00745543">
            <w:r w:rsidRPr="00745543">
              <w:t>синий/синяя</w:t>
            </w:r>
          </w:p>
        </w:tc>
      </w:tr>
      <w:tr w:rsidR="00745543" w:rsidRPr="00745543" w14:paraId="44A19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14BEC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أَصْفَرُ</w:t>
            </w:r>
          </w:p>
        </w:tc>
        <w:tc>
          <w:tcPr>
            <w:tcW w:w="0" w:type="auto"/>
            <w:vAlign w:val="center"/>
            <w:hideMark/>
          </w:tcPr>
          <w:p w14:paraId="46BA7F57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صَفْرَاءُ</w:t>
            </w:r>
          </w:p>
        </w:tc>
        <w:tc>
          <w:tcPr>
            <w:tcW w:w="0" w:type="auto"/>
            <w:vAlign w:val="center"/>
            <w:hideMark/>
          </w:tcPr>
          <w:p w14:paraId="7BB407F1" w14:textId="77777777" w:rsidR="00745543" w:rsidRPr="00745543" w:rsidRDefault="00745543" w:rsidP="00745543">
            <w:r w:rsidRPr="00745543">
              <w:t>жёлтый/жёлтая</w:t>
            </w:r>
          </w:p>
        </w:tc>
      </w:tr>
    </w:tbl>
    <w:p w14:paraId="057E0C59" w14:textId="77777777" w:rsidR="00745543" w:rsidRPr="00745543" w:rsidRDefault="00745543" w:rsidP="00745543">
      <w:r w:rsidRPr="00745543">
        <w:rPr>
          <w:b/>
          <w:bCs/>
        </w:rPr>
        <w:t>Важно:</w:t>
      </w:r>
      <w:r w:rsidRPr="00745543">
        <w:t xml:space="preserve"> Цвета имеют особую форму! Обратите внимание на разницу окончаний.</w:t>
      </w:r>
    </w:p>
    <w:p w14:paraId="4FAC6F9F" w14:textId="77777777" w:rsidR="00745543" w:rsidRPr="00745543" w:rsidRDefault="00745543" w:rsidP="00745543">
      <w:r w:rsidRPr="00745543">
        <w:pict w14:anchorId="0C21195A">
          <v:rect id="_x0000_i1283" style="width:0;height:1.5pt" o:hralign="center" o:hrstd="t" o:hr="t" fillcolor="#a0a0a0" stroked="f"/>
        </w:pict>
      </w:r>
    </w:p>
    <w:p w14:paraId="254316EE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Другие полезные прилагательные: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1585"/>
        <w:gridCol w:w="2948"/>
      </w:tblGrid>
      <w:tr w:rsidR="00745543" w:rsidRPr="00745543" w14:paraId="08C076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37F15" w14:textId="77777777" w:rsidR="00745543" w:rsidRPr="00745543" w:rsidRDefault="00745543" w:rsidP="00745543">
            <w:pPr>
              <w:rPr>
                <w:b/>
                <w:bCs/>
              </w:rPr>
            </w:pPr>
            <w:r w:rsidRPr="00745543">
              <w:rPr>
                <w:b/>
                <w:bCs/>
              </w:rPr>
              <w:t>Мужской род</w:t>
            </w:r>
          </w:p>
        </w:tc>
        <w:tc>
          <w:tcPr>
            <w:tcW w:w="0" w:type="auto"/>
            <w:vAlign w:val="center"/>
            <w:hideMark/>
          </w:tcPr>
          <w:p w14:paraId="61BEFB34" w14:textId="77777777" w:rsidR="00745543" w:rsidRPr="00745543" w:rsidRDefault="00745543" w:rsidP="00745543">
            <w:pPr>
              <w:rPr>
                <w:b/>
                <w:bCs/>
              </w:rPr>
            </w:pPr>
            <w:r w:rsidRPr="00745543">
              <w:rPr>
                <w:b/>
                <w:bCs/>
              </w:rPr>
              <w:t>Женский род</w:t>
            </w:r>
          </w:p>
        </w:tc>
        <w:tc>
          <w:tcPr>
            <w:tcW w:w="0" w:type="auto"/>
            <w:vAlign w:val="center"/>
            <w:hideMark/>
          </w:tcPr>
          <w:p w14:paraId="76B7EB08" w14:textId="77777777" w:rsidR="00745543" w:rsidRPr="00745543" w:rsidRDefault="00745543" w:rsidP="00745543">
            <w:pPr>
              <w:rPr>
                <w:b/>
                <w:bCs/>
              </w:rPr>
            </w:pPr>
            <w:r w:rsidRPr="00745543">
              <w:rPr>
                <w:b/>
                <w:bCs/>
              </w:rPr>
              <w:t>Перевод</w:t>
            </w:r>
          </w:p>
        </w:tc>
      </w:tr>
      <w:tr w:rsidR="00745543" w:rsidRPr="00745543" w14:paraId="20A9E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7DC5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جَدِيدٌ</w:t>
            </w:r>
          </w:p>
        </w:tc>
        <w:tc>
          <w:tcPr>
            <w:tcW w:w="0" w:type="auto"/>
            <w:vAlign w:val="center"/>
            <w:hideMark/>
          </w:tcPr>
          <w:p w14:paraId="0E07C530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جَدِيدَةٌ</w:t>
            </w:r>
          </w:p>
        </w:tc>
        <w:tc>
          <w:tcPr>
            <w:tcW w:w="0" w:type="auto"/>
            <w:vAlign w:val="center"/>
            <w:hideMark/>
          </w:tcPr>
          <w:p w14:paraId="5B247503" w14:textId="77777777" w:rsidR="00745543" w:rsidRPr="00745543" w:rsidRDefault="00745543" w:rsidP="00745543">
            <w:r w:rsidRPr="00745543">
              <w:t>новый/новая</w:t>
            </w:r>
          </w:p>
        </w:tc>
      </w:tr>
      <w:tr w:rsidR="00745543" w:rsidRPr="00745543" w14:paraId="2EF5D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ECEA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قَدِيمٌ</w:t>
            </w:r>
          </w:p>
        </w:tc>
        <w:tc>
          <w:tcPr>
            <w:tcW w:w="0" w:type="auto"/>
            <w:vAlign w:val="center"/>
            <w:hideMark/>
          </w:tcPr>
          <w:p w14:paraId="1A4C96BD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قَدِيمَةٌ</w:t>
            </w:r>
          </w:p>
        </w:tc>
        <w:tc>
          <w:tcPr>
            <w:tcW w:w="0" w:type="auto"/>
            <w:vAlign w:val="center"/>
            <w:hideMark/>
          </w:tcPr>
          <w:p w14:paraId="073FA050" w14:textId="77777777" w:rsidR="00745543" w:rsidRPr="00745543" w:rsidRDefault="00745543" w:rsidP="00745543">
            <w:r w:rsidRPr="00745543">
              <w:t>старый/старая, древний</w:t>
            </w:r>
          </w:p>
        </w:tc>
      </w:tr>
      <w:tr w:rsidR="00745543" w:rsidRPr="00745543" w14:paraId="412F4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9AA3F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غَالٍ</w:t>
            </w:r>
          </w:p>
        </w:tc>
        <w:tc>
          <w:tcPr>
            <w:tcW w:w="0" w:type="auto"/>
            <w:vAlign w:val="center"/>
            <w:hideMark/>
          </w:tcPr>
          <w:p w14:paraId="7E94F485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غَالِيَةٌ</w:t>
            </w:r>
          </w:p>
        </w:tc>
        <w:tc>
          <w:tcPr>
            <w:tcW w:w="0" w:type="auto"/>
            <w:vAlign w:val="center"/>
            <w:hideMark/>
          </w:tcPr>
          <w:p w14:paraId="33759704" w14:textId="77777777" w:rsidR="00745543" w:rsidRPr="00745543" w:rsidRDefault="00745543" w:rsidP="00745543">
            <w:r w:rsidRPr="00745543">
              <w:t>дорогой/дорогая (по цене)</w:t>
            </w:r>
          </w:p>
        </w:tc>
      </w:tr>
      <w:tr w:rsidR="00745543" w:rsidRPr="00745543" w14:paraId="32CCC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F799C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رَخِيصٌ</w:t>
            </w:r>
          </w:p>
        </w:tc>
        <w:tc>
          <w:tcPr>
            <w:tcW w:w="0" w:type="auto"/>
            <w:vAlign w:val="center"/>
            <w:hideMark/>
          </w:tcPr>
          <w:p w14:paraId="65B93641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رَخِيصَةٌ</w:t>
            </w:r>
          </w:p>
        </w:tc>
        <w:tc>
          <w:tcPr>
            <w:tcW w:w="0" w:type="auto"/>
            <w:vAlign w:val="center"/>
            <w:hideMark/>
          </w:tcPr>
          <w:p w14:paraId="0D633AA0" w14:textId="77777777" w:rsidR="00745543" w:rsidRPr="00745543" w:rsidRDefault="00745543" w:rsidP="00745543">
            <w:r w:rsidRPr="00745543">
              <w:t>дешёвый/дешёвая</w:t>
            </w:r>
          </w:p>
        </w:tc>
      </w:tr>
      <w:tr w:rsidR="00745543" w:rsidRPr="00745543" w14:paraId="69E08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6B368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ثَقِيلٌ</w:t>
            </w:r>
          </w:p>
        </w:tc>
        <w:tc>
          <w:tcPr>
            <w:tcW w:w="0" w:type="auto"/>
            <w:vAlign w:val="center"/>
            <w:hideMark/>
          </w:tcPr>
          <w:p w14:paraId="7D0D84DA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ثَقِيلَةٌ</w:t>
            </w:r>
          </w:p>
        </w:tc>
        <w:tc>
          <w:tcPr>
            <w:tcW w:w="0" w:type="auto"/>
            <w:vAlign w:val="center"/>
            <w:hideMark/>
          </w:tcPr>
          <w:p w14:paraId="0AAEAAF1" w14:textId="77777777" w:rsidR="00745543" w:rsidRPr="00745543" w:rsidRDefault="00745543" w:rsidP="00745543">
            <w:r w:rsidRPr="00745543">
              <w:t>тяжёлый/тяжёлая</w:t>
            </w:r>
          </w:p>
        </w:tc>
      </w:tr>
      <w:tr w:rsidR="00745543" w:rsidRPr="00745543" w14:paraId="4F8D8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694FE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خَفِيفٌ</w:t>
            </w:r>
          </w:p>
        </w:tc>
        <w:tc>
          <w:tcPr>
            <w:tcW w:w="0" w:type="auto"/>
            <w:vAlign w:val="center"/>
            <w:hideMark/>
          </w:tcPr>
          <w:p w14:paraId="0B5EB1B6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خَفِيفَةٌ</w:t>
            </w:r>
          </w:p>
        </w:tc>
        <w:tc>
          <w:tcPr>
            <w:tcW w:w="0" w:type="auto"/>
            <w:vAlign w:val="center"/>
            <w:hideMark/>
          </w:tcPr>
          <w:p w14:paraId="4AD45A00" w14:textId="77777777" w:rsidR="00745543" w:rsidRPr="00745543" w:rsidRDefault="00745543" w:rsidP="00745543">
            <w:r w:rsidRPr="00745543">
              <w:t>лёгкий/лёгкая</w:t>
            </w:r>
          </w:p>
        </w:tc>
      </w:tr>
      <w:tr w:rsidR="00745543" w:rsidRPr="00745543" w14:paraId="5A7EB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53E7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سَرِيعٌ</w:t>
            </w:r>
          </w:p>
        </w:tc>
        <w:tc>
          <w:tcPr>
            <w:tcW w:w="0" w:type="auto"/>
            <w:vAlign w:val="center"/>
            <w:hideMark/>
          </w:tcPr>
          <w:p w14:paraId="48F68116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سَرِيعَةٌ</w:t>
            </w:r>
          </w:p>
        </w:tc>
        <w:tc>
          <w:tcPr>
            <w:tcW w:w="0" w:type="auto"/>
            <w:vAlign w:val="center"/>
            <w:hideMark/>
          </w:tcPr>
          <w:p w14:paraId="33C2FD5D" w14:textId="77777777" w:rsidR="00745543" w:rsidRPr="00745543" w:rsidRDefault="00745543" w:rsidP="00745543">
            <w:r w:rsidRPr="00745543">
              <w:t>быстрый/быстрая</w:t>
            </w:r>
          </w:p>
        </w:tc>
      </w:tr>
      <w:tr w:rsidR="00745543" w:rsidRPr="00745543" w14:paraId="4E793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24D64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بَطِيءٌ</w:t>
            </w:r>
          </w:p>
        </w:tc>
        <w:tc>
          <w:tcPr>
            <w:tcW w:w="0" w:type="auto"/>
            <w:vAlign w:val="center"/>
            <w:hideMark/>
          </w:tcPr>
          <w:p w14:paraId="526FCF64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بَطِيئَةٌ</w:t>
            </w:r>
          </w:p>
        </w:tc>
        <w:tc>
          <w:tcPr>
            <w:tcW w:w="0" w:type="auto"/>
            <w:vAlign w:val="center"/>
            <w:hideMark/>
          </w:tcPr>
          <w:p w14:paraId="267415E8" w14:textId="77777777" w:rsidR="00745543" w:rsidRPr="00745543" w:rsidRDefault="00745543" w:rsidP="00745543">
            <w:r w:rsidRPr="00745543">
              <w:t>медленный/медленная</w:t>
            </w:r>
          </w:p>
        </w:tc>
      </w:tr>
    </w:tbl>
    <w:p w14:paraId="1A8BD00D" w14:textId="77777777" w:rsidR="00745543" w:rsidRPr="00745543" w:rsidRDefault="00745543" w:rsidP="00745543">
      <w:r w:rsidRPr="00745543">
        <w:pict w14:anchorId="6CD64146">
          <v:rect id="_x0000_i1284" style="width:0;height:1.5pt" o:hralign="center" o:hrstd="t" o:hr="t" fillcolor="#a0a0a0" stroked="f"/>
        </w:pict>
      </w:r>
    </w:p>
    <w:p w14:paraId="00B943EA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Новые существительные для практики: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693"/>
        <w:gridCol w:w="2043"/>
      </w:tblGrid>
      <w:tr w:rsidR="00745543" w:rsidRPr="00745543" w14:paraId="22E9D4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F1C88" w14:textId="77777777" w:rsidR="00745543" w:rsidRPr="00745543" w:rsidRDefault="00745543" w:rsidP="00745543">
            <w:pPr>
              <w:rPr>
                <w:b/>
                <w:bCs/>
              </w:rPr>
            </w:pPr>
            <w:r w:rsidRPr="00745543">
              <w:rPr>
                <w:b/>
                <w:bCs/>
              </w:rPr>
              <w:t>Арабское слово</w:t>
            </w:r>
          </w:p>
        </w:tc>
        <w:tc>
          <w:tcPr>
            <w:tcW w:w="0" w:type="auto"/>
            <w:vAlign w:val="center"/>
            <w:hideMark/>
          </w:tcPr>
          <w:p w14:paraId="67A673E8" w14:textId="77777777" w:rsidR="00745543" w:rsidRPr="00745543" w:rsidRDefault="00745543" w:rsidP="00745543">
            <w:pPr>
              <w:rPr>
                <w:b/>
                <w:bCs/>
              </w:rPr>
            </w:pPr>
            <w:r w:rsidRPr="00745543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77B9832A" w14:textId="77777777" w:rsidR="00745543" w:rsidRPr="00745543" w:rsidRDefault="00745543" w:rsidP="00745543">
            <w:pPr>
              <w:rPr>
                <w:b/>
                <w:bCs/>
              </w:rPr>
            </w:pPr>
            <w:r w:rsidRPr="00745543">
              <w:rPr>
                <w:b/>
                <w:bCs/>
              </w:rPr>
              <w:t>Перевод</w:t>
            </w:r>
          </w:p>
        </w:tc>
      </w:tr>
      <w:tr w:rsidR="00745543" w:rsidRPr="00745543" w14:paraId="5FD43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9B371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رَجُلٌ</w:t>
            </w:r>
          </w:p>
        </w:tc>
        <w:tc>
          <w:tcPr>
            <w:tcW w:w="0" w:type="auto"/>
            <w:vAlign w:val="center"/>
            <w:hideMark/>
          </w:tcPr>
          <w:p w14:paraId="7AE5EE62" w14:textId="77777777" w:rsidR="00745543" w:rsidRPr="00745543" w:rsidRDefault="00745543" w:rsidP="00745543">
            <w:r w:rsidRPr="00745543">
              <w:t>раджулун</w:t>
            </w:r>
          </w:p>
        </w:tc>
        <w:tc>
          <w:tcPr>
            <w:tcW w:w="0" w:type="auto"/>
            <w:vAlign w:val="center"/>
            <w:hideMark/>
          </w:tcPr>
          <w:p w14:paraId="61F71B03" w14:textId="77777777" w:rsidR="00745543" w:rsidRPr="00745543" w:rsidRDefault="00745543" w:rsidP="00745543">
            <w:r w:rsidRPr="00745543">
              <w:t>мужчина, человек</w:t>
            </w:r>
          </w:p>
        </w:tc>
      </w:tr>
      <w:tr w:rsidR="00745543" w:rsidRPr="00745543" w14:paraId="5C0F5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3A13B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lastRenderedPageBreak/>
              <w:t>امْرَأَةٌ</w:t>
            </w:r>
          </w:p>
        </w:tc>
        <w:tc>
          <w:tcPr>
            <w:tcW w:w="0" w:type="auto"/>
            <w:vAlign w:val="center"/>
            <w:hideMark/>
          </w:tcPr>
          <w:p w14:paraId="39AD3551" w14:textId="77777777" w:rsidR="00745543" w:rsidRPr="00745543" w:rsidRDefault="00745543" w:rsidP="00745543">
            <w:r w:rsidRPr="00745543">
              <w:t>имра'атун</w:t>
            </w:r>
          </w:p>
        </w:tc>
        <w:tc>
          <w:tcPr>
            <w:tcW w:w="0" w:type="auto"/>
            <w:vAlign w:val="center"/>
            <w:hideMark/>
          </w:tcPr>
          <w:p w14:paraId="44E33905" w14:textId="77777777" w:rsidR="00745543" w:rsidRPr="00745543" w:rsidRDefault="00745543" w:rsidP="00745543">
            <w:r w:rsidRPr="00745543">
              <w:t>женщина</w:t>
            </w:r>
          </w:p>
        </w:tc>
      </w:tr>
      <w:tr w:rsidR="00745543" w:rsidRPr="00745543" w14:paraId="4FB83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3AFEB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وَلَدٌ</w:t>
            </w:r>
          </w:p>
        </w:tc>
        <w:tc>
          <w:tcPr>
            <w:tcW w:w="0" w:type="auto"/>
            <w:vAlign w:val="center"/>
            <w:hideMark/>
          </w:tcPr>
          <w:p w14:paraId="5270A4BC" w14:textId="77777777" w:rsidR="00745543" w:rsidRPr="00745543" w:rsidRDefault="00745543" w:rsidP="00745543">
            <w:r w:rsidRPr="00745543">
              <w:t>валадун</w:t>
            </w:r>
          </w:p>
        </w:tc>
        <w:tc>
          <w:tcPr>
            <w:tcW w:w="0" w:type="auto"/>
            <w:vAlign w:val="center"/>
            <w:hideMark/>
          </w:tcPr>
          <w:p w14:paraId="466C9C62" w14:textId="77777777" w:rsidR="00745543" w:rsidRPr="00745543" w:rsidRDefault="00745543" w:rsidP="00745543">
            <w:r w:rsidRPr="00745543">
              <w:t>мальчик, ребёнок</w:t>
            </w:r>
          </w:p>
        </w:tc>
      </w:tr>
      <w:tr w:rsidR="00745543" w:rsidRPr="00745543" w14:paraId="73DE3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2D212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بِنْتٌ</w:t>
            </w:r>
          </w:p>
        </w:tc>
        <w:tc>
          <w:tcPr>
            <w:tcW w:w="0" w:type="auto"/>
            <w:vAlign w:val="center"/>
            <w:hideMark/>
          </w:tcPr>
          <w:p w14:paraId="2081FC5E" w14:textId="77777777" w:rsidR="00745543" w:rsidRPr="00745543" w:rsidRDefault="00745543" w:rsidP="00745543">
            <w:r w:rsidRPr="00745543">
              <w:t>бинтун</w:t>
            </w:r>
          </w:p>
        </w:tc>
        <w:tc>
          <w:tcPr>
            <w:tcW w:w="0" w:type="auto"/>
            <w:vAlign w:val="center"/>
            <w:hideMark/>
          </w:tcPr>
          <w:p w14:paraId="35BB7758" w14:textId="77777777" w:rsidR="00745543" w:rsidRPr="00745543" w:rsidRDefault="00745543" w:rsidP="00745543">
            <w:r w:rsidRPr="00745543">
              <w:t>девочка, дочь</w:t>
            </w:r>
          </w:p>
        </w:tc>
      </w:tr>
      <w:tr w:rsidR="00745543" w:rsidRPr="00745543" w14:paraId="3373B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80A4C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شَارِعٌ</w:t>
            </w:r>
          </w:p>
        </w:tc>
        <w:tc>
          <w:tcPr>
            <w:tcW w:w="0" w:type="auto"/>
            <w:vAlign w:val="center"/>
            <w:hideMark/>
          </w:tcPr>
          <w:p w14:paraId="1CBFE30C" w14:textId="77777777" w:rsidR="00745543" w:rsidRPr="00745543" w:rsidRDefault="00745543" w:rsidP="00745543">
            <w:r w:rsidRPr="00745543">
              <w:t>ша̄ри'ун</w:t>
            </w:r>
          </w:p>
        </w:tc>
        <w:tc>
          <w:tcPr>
            <w:tcW w:w="0" w:type="auto"/>
            <w:vAlign w:val="center"/>
            <w:hideMark/>
          </w:tcPr>
          <w:p w14:paraId="08760A3F" w14:textId="77777777" w:rsidR="00745543" w:rsidRPr="00745543" w:rsidRDefault="00745543" w:rsidP="00745543">
            <w:r w:rsidRPr="00745543">
              <w:t>улица</w:t>
            </w:r>
          </w:p>
        </w:tc>
      </w:tr>
      <w:tr w:rsidR="00745543" w:rsidRPr="00745543" w14:paraId="2EC33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67A93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مَدِينَةٌ</w:t>
            </w:r>
          </w:p>
        </w:tc>
        <w:tc>
          <w:tcPr>
            <w:tcW w:w="0" w:type="auto"/>
            <w:vAlign w:val="center"/>
            <w:hideMark/>
          </w:tcPr>
          <w:p w14:paraId="79E9624B" w14:textId="77777777" w:rsidR="00745543" w:rsidRPr="00745543" w:rsidRDefault="00745543" w:rsidP="00745543">
            <w:r w:rsidRPr="00745543">
              <w:t>мадӣнатун</w:t>
            </w:r>
          </w:p>
        </w:tc>
        <w:tc>
          <w:tcPr>
            <w:tcW w:w="0" w:type="auto"/>
            <w:vAlign w:val="center"/>
            <w:hideMark/>
          </w:tcPr>
          <w:p w14:paraId="096CD20F" w14:textId="77777777" w:rsidR="00745543" w:rsidRPr="00745543" w:rsidRDefault="00745543" w:rsidP="00745543">
            <w:r w:rsidRPr="00745543">
              <w:t>город</w:t>
            </w:r>
          </w:p>
        </w:tc>
      </w:tr>
      <w:tr w:rsidR="00745543" w:rsidRPr="00745543" w14:paraId="525FE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B4EA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قَرْيَةٌ</w:t>
            </w:r>
          </w:p>
        </w:tc>
        <w:tc>
          <w:tcPr>
            <w:tcW w:w="0" w:type="auto"/>
            <w:vAlign w:val="center"/>
            <w:hideMark/>
          </w:tcPr>
          <w:p w14:paraId="06382424" w14:textId="77777777" w:rsidR="00745543" w:rsidRPr="00745543" w:rsidRDefault="00745543" w:rsidP="00745543">
            <w:r w:rsidRPr="00745543">
              <w:t>к̣арйатун</w:t>
            </w:r>
          </w:p>
        </w:tc>
        <w:tc>
          <w:tcPr>
            <w:tcW w:w="0" w:type="auto"/>
            <w:vAlign w:val="center"/>
            <w:hideMark/>
          </w:tcPr>
          <w:p w14:paraId="32CF3639" w14:textId="77777777" w:rsidR="00745543" w:rsidRPr="00745543" w:rsidRDefault="00745543" w:rsidP="00745543">
            <w:r w:rsidRPr="00745543">
              <w:t>деревня</w:t>
            </w:r>
          </w:p>
        </w:tc>
      </w:tr>
      <w:tr w:rsidR="00745543" w:rsidRPr="00745543" w14:paraId="5DEC3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BA43" w14:textId="77777777" w:rsidR="00745543" w:rsidRPr="00745543" w:rsidRDefault="00745543" w:rsidP="00745543">
            <w:r w:rsidRPr="00745543">
              <w:rPr>
                <w:b/>
                <w:bCs/>
                <w:rtl/>
              </w:rPr>
              <w:t>سُوقٌ</w:t>
            </w:r>
          </w:p>
        </w:tc>
        <w:tc>
          <w:tcPr>
            <w:tcW w:w="0" w:type="auto"/>
            <w:vAlign w:val="center"/>
            <w:hideMark/>
          </w:tcPr>
          <w:p w14:paraId="39867488" w14:textId="77777777" w:rsidR="00745543" w:rsidRPr="00745543" w:rsidRDefault="00745543" w:rsidP="00745543">
            <w:r w:rsidRPr="00745543">
              <w:t>сӯк̣ун</w:t>
            </w:r>
          </w:p>
        </w:tc>
        <w:tc>
          <w:tcPr>
            <w:tcW w:w="0" w:type="auto"/>
            <w:vAlign w:val="center"/>
            <w:hideMark/>
          </w:tcPr>
          <w:p w14:paraId="7631573A" w14:textId="77777777" w:rsidR="00745543" w:rsidRPr="00745543" w:rsidRDefault="00745543" w:rsidP="00745543">
            <w:r w:rsidRPr="00745543">
              <w:t>рынок, базар</w:t>
            </w:r>
          </w:p>
        </w:tc>
      </w:tr>
    </w:tbl>
    <w:p w14:paraId="497C961D" w14:textId="77777777" w:rsidR="00745543" w:rsidRPr="00745543" w:rsidRDefault="00745543" w:rsidP="00745543">
      <w:r w:rsidRPr="00745543">
        <w:pict w14:anchorId="72930161">
          <v:rect id="_x0000_i1285" style="width:0;height:1.5pt" o:hralign="center" o:hrstd="t" o:hr="t" fillcolor="#a0a0a0" stroked="f"/>
        </w:pict>
      </w:r>
    </w:p>
    <w:p w14:paraId="4B97AA01" w14:textId="77777777" w:rsidR="00745543" w:rsidRPr="00745543" w:rsidRDefault="00745543" w:rsidP="00745543">
      <w:pPr>
        <w:rPr>
          <w:b/>
          <w:bCs/>
        </w:rPr>
      </w:pPr>
      <w:r w:rsidRPr="00745543">
        <w:rPr>
          <w:rFonts w:ascii="Segoe UI Emoji" w:hAnsi="Segoe UI Emoji" w:cs="Segoe UI Emoji"/>
          <w:b/>
          <w:bCs/>
        </w:rPr>
        <w:t>🔍</w:t>
      </w:r>
      <w:r w:rsidRPr="00745543">
        <w:rPr>
          <w:b/>
          <w:bCs/>
        </w:rPr>
        <w:t xml:space="preserve"> ЧАСТЬ 4: Правила согласования прилагательных</w:t>
      </w:r>
    </w:p>
    <w:p w14:paraId="1461CF8B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Правило №1: Согласование по РОДУ</w:t>
      </w:r>
    </w:p>
    <w:p w14:paraId="0763BF8C" w14:textId="77777777" w:rsidR="00745543" w:rsidRPr="00745543" w:rsidRDefault="00745543" w:rsidP="00745543">
      <w:r w:rsidRPr="00745543">
        <w:t>Прилагательное должно совпадать с существительным по роду!</w:t>
      </w:r>
    </w:p>
    <w:p w14:paraId="18B80C3E" w14:textId="77777777" w:rsidR="00745543" w:rsidRPr="00745543" w:rsidRDefault="00745543" w:rsidP="00745543">
      <w:r w:rsidRPr="00745543">
        <w:rPr>
          <w:b/>
          <w:bCs/>
        </w:rPr>
        <w:t>Мужской род:</w:t>
      </w:r>
    </w:p>
    <w:p w14:paraId="67BA6AB5" w14:textId="77777777" w:rsidR="00745543" w:rsidRPr="00745543" w:rsidRDefault="00745543" w:rsidP="00745543">
      <w:pPr>
        <w:numPr>
          <w:ilvl w:val="0"/>
          <w:numId w:val="5"/>
        </w:numPr>
      </w:pPr>
      <w:r w:rsidRPr="00745543">
        <w:rPr>
          <w:rtl/>
        </w:rPr>
        <w:t xml:space="preserve">كِتَابٌ </w:t>
      </w:r>
      <w:r w:rsidRPr="00745543">
        <w:rPr>
          <w:b/>
          <w:bCs/>
          <w:rtl/>
        </w:rPr>
        <w:t>كَبِيرٌ</w:t>
      </w:r>
      <w:r w:rsidRPr="00745543">
        <w:rPr>
          <w:rtl/>
        </w:rPr>
        <w:t xml:space="preserve"> </w:t>
      </w:r>
      <w:r w:rsidRPr="00745543">
        <w:t>(кита̄бун кабӣрун) - большая книга</w:t>
      </w:r>
    </w:p>
    <w:p w14:paraId="759C86D4" w14:textId="77777777" w:rsidR="00745543" w:rsidRPr="00745543" w:rsidRDefault="00745543" w:rsidP="00745543">
      <w:pPr>
        <w:numPr>
          <w:ilvl w:val="0"/>
          <w:numId w:val="5"/>
        </w:numPr>
      </w:pPr>
      <w:r w:rsidRPr="00745543">
        <w:rPr>
          <w:rtl/>
        </w:rPr>
        <w:t xml:space="preserve">بَيْتٌ </w:t>
      </w:r>
      <w:r w:rsidRPr="00745543">
        <w:rPr>
          <w:b/>
          <w:bCs/>
          <w:rtl/>
        </w:rPr>
        <w:t>جَمِيلٌ</w:t>
      </w:r>
      <w:r w:rsidRPr="00745543">
        <w:rPr>
          <w:rtl/>
        </w:rPr>
        <w:t xml:space="preserve"> </w:t>
      </w:r>
      <w:r w:rsidRPr="00745543">
        <w:t>(байтун джамӣлун) - красивый дом</w:t>
      </w:r>
    </w:p>
    <w:p w14:paraId="10ED747F" w14:textId="77777777" w:rsidR="00745543" w:rsidRPr="00745543" w:rsidRDefault="00745543" w:rsidP="00745543">
      <w:r w:rsidRPr="00745543">
        <w:rPr>
          <w:b/>
          <w:bCs/>
        </w:rPr>
        <w:t>Женский род:</w:t>
      </w:r>
    </w:p>
    <w:p w14:paraId="009ADAD2" w14:textId="77777777" w:rsidR="00745543" w:rsidRPr="00745543" w:rsidRDefault="00745543" w:rsidP="00745543">
      <w:pPr>
        <w:numPr>
          <w:ilvl w:val="0"/>
          <w:numId w:val="6"/>
        </w:numPr>
      </w:pPr>
      <w:r w:rsidRPr="00745543">
        <w:rPr>
          <w:rtl/>
        </w:rPr>
        <w:t xml:space="preserve">سَيَّارَةٌ </w:t>
      </w:r>
      <w:r w:rsidRPr="00745543">
        <w:rPr>
          <w:b/>
          <w:bCs/>
          <w:rtl/>
        </w:rPr>
        <w:t>كَبِيرَةٌ</w:t>
      </w:r>
      <w:r w:rsidRPr="00745543">
        <w:rPr>
          <w:rtl/>
        </w:rPr>
        <w:t xml:space="preserve"> </w:t>
      </w:r>
      <w:r w:rsidRPr="00745543">
        <w:t>(саййаратун кабӣратун) - большая машина</w:t>
      </w:r>
    </w:p>
    <w:p w14:paraId="4FC963FC" w14:textId="77777777" w:rsidR="00745543" w:rsidRPr="00745543" w:rsidRDefault="00745543" w:rsidP="00745543">
      <w:pPr>
        <w:numPr>
          <w:ilvl w:val="0"/>
          <w:numId w:val="6"/>
        </w:numPr>
      </w:pPr>
      <w:r w:rsidRPr="00745543">
        <w:rPr>
          <w:rtl/>
        </w:rPr>
        <w:t xml:space="preserve">غُرْفَةٌ </w:t>
      </w:r>
      <w:r w:rsidRPr="00745543">
        <w:rPr>
          <w:b/>
          <w:bCs/>
          <w:rtl/>
        </w:rPr>
        <w:t>جَمِيلَةٌ</w:t>
      </w:r>
      <w:r w:rsidRPr="00745543">
        <w:rPr>
          <w:rtl/>
        </w:rPr>
        <w:t xml:space="preserve"> </w:t>
      </w:r>
      <w:r w:rsidRPr="00745543">
        <w:t>(г̣урфатун джамӣлатун) - красивая комната</w:t>
      </w:r>
    </w:p>
    <w:p w14:paraId="7C0D8F24" w14:textId="77777777" w:rsidR="00745543" w:rsidRPr="00745543" w:rsidRDefault="00745543" w:rsidP="00745543">
      <w:r w:rsidRPr="00745543">
        <w:pict w14:anchorId="0CA8D642">
          <v:rect id="_x0000_i1286" style="width:0;height:1.5pt" o:hralign="center" o:hrstd="t" o:hr="t" fillcolor="#a0a0a0" stroked="f"/>
        </w:pict>
      </w:r>
    </w:p>
    <w:p w14:paraId="2F394028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Правило №2: Согласование по ЧИСЛУ</w:t>
      </w:r>
    </w:p>
    <w:p w14:paraId="425EFD8C" w14:textId="77777777" w:rsidR="00745543" w:rsidRPr="00745543" w:rsidRDefault="00745543" w:rsidP="00745543">
      <w:r w:rsidRPr="00745543">
        <w:rPr>
          <w:b/>
          <w:bCs/>
        </w:rPr>
        <w:t>Единственное число:</w:t>
      </w:r>
    </w:p>
    <w:p w14:paraId="5131B47B" w14:textId="77777777" w:rsidR="00745543" w:rsidRPr="00745543" w:rsidRDefault="00745543" w:rsidP="00745543">
      <w:pPr>
        <w:numPr>
          <w:ilvl w:val="0"/>
          <w:numId w:val="7"/>
        </w:numPr>
      </w:pPr>
      <w:r w:rsidRPr="00745543">
        <w:rPr>
          <w:rtl/>
        </w:rPr>
        <w:t xml:space="preserve">طَالِبٌ </w:t>
      </w:r>
      <w:r w:rsidRPr="00745543">
        <w:rPr>
          <w:b/>
          <w:bCs/>
          <w:rtl/>
        </w:rPr>
        <w:t>طَيِّبٌ</w:t>
      </w:r>
      <w:r w:rsidRPr="00745543">
        <w:rPr>
          <w:rtl/>
        </w:rPr>
        <w:t xml:space="preserve"> </w:t>
      </w:r>
      <w:r w:rsidRPr="00745543">
        <w:t>(т̣а̄либун т̣аййибун) - добрый студент</w:t>
      </w:r>
    </w:p>
    <w:p w14:paraId="7AE5BD9A" w14:textId="77777777" w:rsidR="00745543" w:rsidRPr="00745543" w:rsidRDefault="00745543" w:rsidP="00745543">
      <w:pPr>
        <w:numPr>
          <w:ilvl w:val="0"/>
          <w:numId w:val="7"/>
        </w:numPr>
      </w:pPr>
      <w:r w:rsidRPr="00745543">
        <w:rPr>
          <w:rtl/>
        </w:rPr>
        <w:t xml:space="preserve">طَالِبَةٌ </w:t>
      </w:r>
      <w:r w:rsidRPr="00745543">
        <w:rPr>
          <w:b/>
          <w:bCs/>
          <w:rtl/>
        </w:rPr>
        <w:t>طَيِّبَةٌ</w:t>
      </w:r>
      <w:r w:rsidRPr="00745543">
        <w:rPr>
          <w:rtl/>
        </w:rPr>
        <w:t xml:space="preserve"> </w:t>
      </w:r>
      <w:r w:rsidRPr="00745543">
        <w:t>(т̣а̄либатун т̣аййибатун) - добрая студентка</w:t>
      </w:r>
    </w:p>
    <w:p w14:paraId="5AA7C4DD" w14:textId="77777777" w:rsidR="00745543" w:rsidRPr="00745543" w:rsidRDefault="00745543" w:rsidP="00745543">
      <w:r w:rsidRPr="00745543">
        <w:rPr>
          <w:b/>
          <w:bCs/>
        </w:rPr>
        <w:t>Множественное число (ЛЮДИ):</w:t>
      </w:r>
    </w:p>
    <w:p w14:paraId="71383F4E" w14:textId="77777777" w:rsidR="00745543" w:rsidRPr="00745543" w:rsidRDefault="00745543" w:rsidP="00745543">
      <w:pPr>
        <w:numPr>
          <w:ilvl w:val="0"/>
          <w:numId w:val="8"/>
        </w:numPr>
      </w:pPr>
      <w:r w:rsidRPr="00745543">
        <w:rPr>
          <w:rtl/>
        </w:rPr>
        <w:t xml:space="preserve">طُلَّابٌ </w:t>
      </w:r>
      <w:r w:rsidRPr="00745543">
        <w:rPr>
          <w:b/>
          <w:bCs/>
          <w:rtl/>
        </w:rPr>
        <w:t>طَيِّبُونَ</w:t>
      </w:r>
      <w:r w:rsidRPr="00745543">
        <w:rPr>
          <w:rtl/>
        </w:rPr>
        <w:t xml:space="preserve"> </w:t>
      </w:r>
      <w:r w:rsidRPr="00745543">
        <w:t>(туллябун т̣аййибӯна) - добрые студенты</w:t>
      </w:r>
    </w:p>
    <w:p w14:paraId="15E17831" w14:textId="77777777" w:rsidR="00745543" w:rsidRPr="00745543" w:rsidRDefault="00745543" w:rsidP="00745543">
      <w:pPr>
        <w:numPr>
          <w:ilvl w:val="0"/>
          <w:numId w:val="8"/>
        </w:numPr>
      </w:pPr>
      <w:r w:rsidRPr="00745543">
        <w:rPr>
          <w:rtl/>
        </w:rPr>
        <w:lastRenderedPageBreak/>
        <w:t xml:space="preserve">طَالِبَاتٌ </w:t>
      </w:r>
      <w:r w:rsidRPr="00745543">
        <w:rPr>
          <w:b/>
          <w:bCs/>
          <w:rtl/>
        </w:rPr>
        <w:t>طَيِّبَاتٌ</w:t>
      </w:r>
      <w:r w:rsidRPr="00745543">
        <w:rPr>
          <w:rtl/>
        </w:rPr>
        <w:t xml:space="preserve"> </w:t>
      </w:r>
      <w:r w:rsidRPr="00745543">
        <w:t>(т̣а̄либа̄тун т̣аййиба̄тун) - добрые студентки</w:t>
      </w:r>
    </w:p>
    <w:p w14:paraId="05CCB62A" w14:textId="77777777" w:rsidR="00745543" w:rsidRPr="00745543" w:rsidRDefault="00745543" w:rsidP="00745543">
      <w:r w:rsidRPr="00745543">
        <w:rPr>
          <w:b/>
          <w:bCs/>
        </w:rPr>
        <w:t>Важно:</w:t>
      </w:r>
      <w:r w:rsidRPr="00745543">
        <w:t xml:space="preserve"> Для неодушевлённых предметов во множественном числе используется прилагательное женского рода единственного числа! (изучим позже)</w:t>
      </w:r>
    </w:p>
    <w:p w14:paraId="19750BE1" w14:textId="77777777" w:rsidR="00745543" w:rsidRPr="00745543" w:rsidRDefault="00745543" w:rsidP="00745543">
      <w:r w:rsidRPr="00745543">
        <w:pict w14:anchorId="44306ABB">
          <v:rect id="_x0000_i1287" style="width:0;height:1.5pt" o:hralign="center" o:hrstd="t" o:hr="t" fillcolor="#a0a0a0" stroked="f"/>
        </w:pict>
      </w:r>
    </w:p>
    <w:p w14:paraId="3A556711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Правило №3: Согласование по ОПРЕДЕЛЁННОСТИ</w:t>
      </w:r>
    </w:p>
    <w:p w14:paraId="795FD715" w14:textId="77777777" w:rsidR="00745543" w:rsidRPr="00745543" w:rsidRDefault="00745543" w:rsidP="00745543">
      <w:r w:rsidRPr="00745543">
        <w:t xml:space="preserve">Если существительное определённое (с </w:t>
      </w:r>
      <w:r w:rsidRPr="00745543">
        <w:rPr>
          <w:rtl/>
        </w:rPr>
        <w:t>ال</w:t>
      </w:r>
      <w:r w:rsidRPr="00745543">
        <w:t xml:space="preserve"> или притяжательным суффиксом), прилагательное тоже должно быть определённым!</w:t>
      </w:r>
    </w:p>
    <w:p w14:paraId="6CCB2DA6" w14:textId="77777777" w:rsidR="00745543" w:rsidRPr="00745543" w:rsidRDefault="00745543" w:rsidP="00745543">
      <w:r w:rsidRPr="00745543">
        <w:rPr>
          <w:b/>
          <w:bCs/>
        </w:rPr>
        <w:t>Неопределённые:</w:t>
      </w:r>
    </w:p>
    <w:p w14:paraId="49A31E3C" w14:textId="77777777" w:rsidR="00745543" w:rsidRPr="00745543" w:rsidRDefault="00745543" w:rsidP="00745543">
      <w:pPr>
        <w:numPr>
          <w:ilvl w:val="0"/>
          <w:numId w:val="9"/>
        </w:numPr>
      </w:pPr>
      <w:r w:rsidRPr="00745543">
        <w:rPr>
          <w:rtl/>
        </w:rPr>
        <w:t>كِتَابٌ كَبِيرٌ</w:t>
      </w:r>
      <w:r w:rsidRPr="00745543">
        <w:t xml:space="preserve"> (книга большая) - какая-то большая книга</w:t>
      </w:r>
    </w:p>
    <w:p w14:paraId="11CBB10D" w14:textId="77777777" w:rsidR="00745543" w:rsidRPr="00745543" w:rsidRDefault="00745543" w:rsidP="00745543">
      <w:r w:rsidRPr="00745543">
        <w:rPr>
          <w:b/>
          <w:bCs/>
        </w:rPr>
        <w:t>Определённые:</w:t>
      </w:r>
    </w:p>
    <w:p w14:paraId="4E53FD9D" w14:textId="77777777" w:rsidR="00745543" w:rsidRPr="00745543" w:rsidRDefault="00745543" w:rsidP="00745543">
      <w:pPr>
        <w:numPr>
          <w:ilvl w:val="0"/>
          <w:numId w:val="10"/>
        </w:numPr>
      </w:pPr>
      <w:r w:rsidRPr="00745543">
        <w:rPr>
          <w:rtl/>
        </w:rPr>
        <w:t xml:space="preserve">الكِتَابُ </w:t>
      </w:r>
      <w:r w:rsidRPr="00745543">
        <w:rPr>
          <w:b/>
          <w:bCs/>
          <w:rtl/>
        </w:rPr>
        <w:t>الكَبِيرُ</w:t>
      </w:r>
      <w:r w:rsidRPr="00745543">
        <w:rPr>
          <w:rtl/>
        </w:rPr>
        <w:t xml:space="preserve"> </w:t>
      </w:r>
      <w:r w:rsidRPr="00745543">
        <w:t>(аль-кита̄буль-кабӣру) - ЭТА большая книга / большая книга (конкретная)</w:t>
      </w:r>
    </w:p>
    <w:p w14:paraId="07354B3A" w14:textId="77777777" w:rsidR="00745543" w:rsidRPr="00745543" w:rsidRDefault="00745543" w:rsidP="00745543">
      <w:pPr>
        <w:numPr>
          <w:ilvl w:val="0"/>
          <w:numId w:val="10"/>
        </w:numPr>
      </w:pPr>
      <w:r w:rsidRPr="00745543">
        <w:rPr>
          <w:rtl/>
        </w:rPr>
        <w:t xml:space="preserve">السَّيَّارَةُ </w:t>
      </w:r>
      <w:r w:rsidRPr="00745543">
        <w:rPr>
          <w:b/>
          <w:bCs/>
          <w:rtl/>
        </w:rPr>
        <w:t>الجَمِيلَةُ</w:t>
      </w:r>
      <w:r w:rsidRPr="00745543">
        <w:rPr>
          <w:rtl/>
        </w:rPr>
        <w:t xml:space="preserve"> </w:t>
      </w:r>
      <w:r w:rsidRPr="00745543">
        <w:t>(ас-саййаратуль-джамӣлату) - ЭТА красивая машина</w:t>
      </w:r>
    </w:p>
    <w:p w14:paraId="2293A5B9" w14:textId="77777777" w:rsidR="00745543" w:rsidRPr="00745543" w:rsidRDefault="00745543" w:rsidP="00745543">
      <w:r w:rsidRPr="00745543">
        <w:rPr>
          <w:b/>
          <w:bCs/>
        </w:rPr>
        <w:t>С притяжательными местоимениями:</w:t>
      </w:r>
    </w:p>
    <w:p w14:paraId="15495FC9" w14:textId="77777777" w:rsidR="00745543" w:rsidRPr="00745543" w:rsidRDefault="00745543" w:rsidP="00745543">
      <w:pPr>
        <w:numPr>
          <w:ilvl w:val="0"/>
          <w:numId w:val="11"/>
        </w:numPr>
      </w:pPr>
      <w:r w:rsidRPr="00745543">
        <w:rPr>
          <w:rtl/>
        </w:rPr>
        <w:t xml:space="preserve">كِتَابِي </w:t>
      </w:r>
      <w:r w:rsidRPr="00745543">
        <w:rPr>
          <w:b/>
          <w:bCs/>
          <w:rtl/>
        </w:rPr>
        <w:t>الكَبِيرُ</w:t>
      </w:r>
      <w:r w:rsidRPr="00745543">
        <w:rPr>
          <w:rtl/>
        </w:rPr>
        <w:t xml:space="preserve"> </w:t>
      </w:r>
      <w:r w:rsidRPr="00745543">
        <w:t>(кита̄биль-кабӣру) - моя большая книга</w:t>
      </w:r>
    </w:p>
    <w:p w14:paraId="3AEC50A0" w14:textId="77777777" w:rsidR="00745543" w:rsidRPr="00745543" w:rsidRDefault="00745543" w:rsidP="00745543">
      <w:pPr>
        <w:numPr>
          <w:ilvl w:val="0"/>
          <w:numId w:val="11"/>
        </w:numPr>
      </w:pPr>
      <w:r w:rsidRPr="00745543">
        <w:rPr>
          <w:rtl/>
        </w:rPr>
        <w:t xml:space="preserve">سَيَّارَتُهُ </w:t>
      </w:r>
      <w:r w:rsidRPr="00745543">
        <w:rPr>
          <w:b/>
          <w:bCs/>
          <w:rtl/>
        </w:rPr>
        <w:t>الجَدِيدَةُ</w:t>
      </w:r>
      <w:r w:rsidRPr="00745543">
        <w:rPr>
          <w:rtl/>
        </w:rPr>
        <w:t xml:space="preserve"> </w:t>
      </w:r>
      <w:r w:rsidRPr="00745543">
        <w:t>(саййаратухуль-джадӣдату) - его новая машина</w:t>
      </w:r>
    </w:p>
    <w:p w14:paraId="16DDE338" w14:textId="77777777" w:rsidR="00745543" w:rsidRPr="00745543" w:rsidRDefault="00745543" w:rsidP="00745543">
      <w:r w:rsidRPr="00745543">
        <w:pict w14:anchorId="107B7016">
          <v:rect id="_x0000_i1288" style="width:0;height:1.5pt" o:hralign="center" o:hrstd="t" o:hr="t" fillcolor="#a0a0a0" stroked="f"/>
        </w:pict>
      </w:r>
    </w:p>
    <w:p w14:paraId="59628DB2" w14:textId="77777777" w:rsidR="00745543" w:rsidRPr="00745543" w:rsidRDefault="00745543" w:rsidP="00745543">
      <w:pPr>
        <w:rPr>
          <w:b/>
          <w:bCs/>
        </w:rPr>
      </w:pPr>
      <w:r w:rsidRPr="00745543">
        <w:rPr>
          <w:rFonts w:ascii="Segoe UI Emoji" w:hAnsi="Segoe UI Emoji" w:cs="Segoe UI Emoji"/>
          <w:b/>
          <w:bCs/>
        </w:rPr>
        <w:t>📊</w:t>
      </w:r>
      <w:r w:rsidRPr="00745543">
        <w:rPr>
          <w:b/>
          <w:bCs/>
        </w:rPr>
        <w:t xml:space="preserve"> ЧАСТЬ 5: Таблица согласования</w:t>
      </w:r>
    </w:p>
    <w:p w14:paraId="34E2C1E7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 xml:space="preserve">Образец согласования с </w:t>
      </w:r>
      <w:r w:rsidRPr="00745543">
        <w:rPr>
          <w:b/>
          <w:bCs/>
          <w:rtl/>
        </w:rPr>
        <w:t>كِتَابٌ</w:t>
      </w:r>
      <w:r w:rsidRPr="00745543">
        <w:rPr>
          <w:b/>
          <w:bCs/>
        </w:rPr>
        <w:t xml:space="preserve"> (книга - м.р.):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4200"/>
        <w:gridCol w:w="2796"/>
      </w:tblGrid>
      <w:tr w:rsidR="00745543" w:rsidRPr="00745543" w14:paraId="253D59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58565" w14:textId="77777777" w:rsidR="00745543" w:rsidRPr="00745543" w:rsidRDefault="00745543" w:rsidP="00745543">
            <w:pPr>
              <w:rPr>
                <w:b/>
                <w:bCs/>
              </w:rPr>
            </w:pPr>
            <w:r w:rsidRPr="00745543">
              <w:rPr>
                <w:b/>
                <w:bCs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24B62A8" w14:textId="77777777" w:rsidR="00745543" w:rsidRPr="00745543" w:rsidRDefault="00745543" w:rsidP="00745543">
            <w:pPr>
              <w:rPr>
                <w:b/>
                <w:bCs/>
              </w:rPr>
            </w:pPr>
            <w:r w:rsidRPr="00745543">
              <w:rPr>
                <w:b/>
                <w:bCs/>
              </w:rPr>
              <w:t>Существительное + Прилагательное</w:t>
            </w:r>
          </w:p>
        </w:tc>
        <w:tc>
          <w:tcPr>
            <w:tcW w:w="0" w:type="auto"/>
            <w:vAlign w:val="center"/>
            <w:hideMark/>
          </w:tcPr>
          <w:p w14:paraId="5114C7AF" w14:textId="77777777" w:rsidR="00745543" w:rsidRPr="00745543" w:rsidRDefault="00745543" w:rsidP="00745543">
            <w:pPr>
              <w:rPr>
                <w:b/>
                <w:bCs/>
              </w:rPr>
            </w:pPr>
            <w:r w:rsidRPr="00745543">
              <w:rPr>
                <w:b/>
                <w:bCs/>
              </w:rPr>
              <w:t>Перевод</w:t>
            </w:r>
          </w:p>
        </w:tc>
      </w:tr>
      <w:tr w:rsidR="00745543" w:rsidRPr="00745543" w14:paraId="0FB6E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9A233" w14:textId="77777777" w:rsidR="00745543" w:rsidRPr="00745543" w:rsidRDefault="00745543" w:rsidP="00745543">
            <w:r w:rsidRPr="00745543">
              <w:rPr>
                <w:b/>
                <w:bCs/>
              </w:rPr>
              <w:t>Неопр. ед.ч.</w:t>
            </w:r>
          </w:p>
        </w:tc>
        <w:tc>
          <w:tcPr>
            <w:tcW w:w="0" w:type="auto"/>
            <w:vAlign w:val="center"/>
            <w:hideMark/>
          </w:tcPr>
          <w:p w14:paraId="2FC04AE1" w14:textId="77777777" w:rsidR="00745543" w:rsidRPr="00745543" w:rsidRDefault="00745543" w:rsidP="00745543">
            <w:r w:rsidRPr="00745543">
              <w:rPr>
                <w:rtl/>
              </w:rPr>
              <w:t>كِتَابٌ كَبِيرٌ</w:t>
            </w:r>
          </w:p>
        </w:tc>
        <w:tc>
          <w:tcPr>
            <w:tcW w:w="0" w:type="auto"/>
            <w:vAlign w:val="center"/>
            <w:hideMark/>
          </w:tcPr>
          <w:p w14:paraId="7F057718" w14:textId="77777777" w:rsidR="00745543" w:rsidRPr="00745543" w:rsidRDefault="00745543" w:rsidP="00745543">
            <w:r w:rsidRPr="00745543">
              <w:t>большая книга (какая-то)</w:t>
            </w:r>
          </w:p>
        </w:tc>
      </w:tr>
      <w:tr w:rsidR="00745543" w:rsidRPr="00745543" w14:paraId="66F33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A0103" w14:textId="77777777" w:rsidR="00745543" w:rsidRPr="00745543" w:rsidRDefault="00745543" w:rsidP="00745543">
            <w:r w:rsidRPr="00745543">
              <w:rPr>
                <w:b/>
                <w:bCs/>
              </w:rPr>
              <w:t>Опр. ед.ч.</w:t>
            </w:r>
          </w:p>
        </w:tc>
        <w:tc>
          <w:tcPr>
            <w:tcW w:w="0" w:type="auto"/>
            <w:vAlign w:val="center"/>
            <w:hideMark/>
          </w:tcPr>
          <w:p w14:paraId="6195B6E4" w14:textId="77777777" w:rsidR="00745543" w:rsidRPr="00745543" w:rsidRDefault="00745543" w:rsidP="00745543">
            <w:r w:rsidRPr="00745543">
              <w:rPr>
                <w:rtl/>
              </w:rPr>
              <w:t>الكِتَابُ الكَبِيرُ</w:t>
            </w:r>
          </w:p>
        </w:tc>
        <w:tc>
          <w:tcPr>
            <w:tcW w:w="0" w:type="auto"/>
            <w:vAlign w:val="center"/>
            <w:hideMark/>
          </w:tcPr>
          <w:p w14:paraId="47962AC2" w14:textId="77777777" w:rsidR="00745543" w:rsidRPr="00745543" w:rsidRDefault="00745543" w:rsidP="00745543">
            <w:r w:rsidRPr="00745543">
              <w:t>(эта) большая книга</w:t>
            </w:r>
          </w:p>
        </w:tc>
      </w:tr>
      <w:tr w:rsidR="00745543" w:rsidRPr="00745543" w14:paraId="6B2DD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B054" w14:textId="77777777" w:rsidR="00745543" w:rsidRPr="00745543" w:rsidRDefault="00745543" w:rsidP="00745543">
            <w:r w:rsidRPr="00745543">
              <w:rPr>
                <w:b/>
                <w:bCs/>
              </w:rPr>
              <w:t>С притяж.</w:t>
            </w:r>
          </w:p>
        </w:tc>
        <w:tc>
          <w:tcPr>
            <w:tcW w:w="0" w:type="auto"/>
            <w:vAlign w:val="center"/>
            <w:hideMark/>
          </w:tcPr>
          <w:p w14:paraId="025456D8" w14:textId="77777777" w:rsidR="00745543" w:rsidRPr="00745543" w:rsidRDefault="00745543" w:rsidP="00745543">
            <w:r w:rsidRPr="00745543">
              <w:rPr>
                <w:rtl/>
              </w:rPr>
              <w:t>كِتَابِي الكَبِيرُ</w:t>
            </w:r>
          </w:p>
        </w:tc>
        <w:tc>
          <w:tcPr>
            <w:tcW w:w="0" w:type="auto"/>
            <w:vAlign w:val="center"/>
            <w:hideMark/>
          </w:tcPr>
          <w:p w14:paraId="78944527" w14:textId="77777777" w:rsidR="00745543" w:rsidRPr="00745543" w:rsidRDefault="00745543" w:rsidP="00745543">
            <w:r w:rsidRPr="00745543">
              <w:t>моя большая книга</w:t>
            </w:r>
          </w:p>
        </w:tc>
      </w:tr>
    </w:tbl>
    <w:p w14:paraId="593F82B4" w14:textId="77777777" w:rsidR="00745543" w:rsidRPr="00745543" w:rsidRDefault="00745543" w:rsidP="00745543">
      <w:r w:rsidRPr="00745543">
        <w:pict w14:anchorId="6A87C1E6">
          <v:rect id="_x0000_i1289" style="width:0;height:1.5pt" o:hralign="center" o:hrstd="t" o:hr="t" fillcolor="#a0a0a0" stroked="f"/>
        </w:pict>
      </w:r>
    </w:p>
    <w:p w14:paraId="7486165E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 xml:space="preserve">Образец согласования с </w:t>
      </w:r>
      <w:r w:rsidRPr="00745543">
        <w:rPr>
          <w:b/>
          <w:bCs/>
          <w:rtl/>
        </w:rPr>
        <w:t>سَيَّارَةٌ</w:t>
      </w:r>
      <w:r w:rsidRPr="00745543">
        <w:rPr>
          <w:b/>
          <w:bCs/>
        </w:rPr>
        <w:t xml:space="preserve"> (машина - ж.р.):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4200"/>
        <w:gridCol w:w="3129"/>
      </w:tblGrid>
      <w:tr w:rsidR="00745543" w:rsidRPr="00745543" w14:paraId="269E7B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51254" w14:textId="77777777" w:rsidR="00745543" w:rsidRPr="00745543" w:rsidRDefault="00745543" w:rsidP="00745543">
            <w:pPr>
              <w:rPr>
                <w:b/>
                <w:bCs/>
              </w:rPr>
            </w:pPr>
            <w:r w:rsidRPr="00745543">
              <w:rPr>
                <w:b/>
                <w:bCs/>
              </w:rPr>
              <w:lastRenderedPageBreak/>
              <w:t>Тип</w:t>
            </w:r>
          </w:p>
        </w:tc>
        <w:tc>
          <w:tcPr>
            <w:tcW w:w="0" w:type="auto"/>
            <w:vAlign w:val="center"/>
            <w:hideMark/>
          </w:tcPr>
          <w:p w14:paraId="5E6CF5DB" w14:textId="77777777" w:rsidR="00745543" w:rsidRPr="00745543" w:rsidRDefault="00745543" w:rsidP="00745543">
            <w:pPr>
              <w:rPr>
                <w:b/>
                <w:bCs/>
              </w:rPr>
            </w:pPr>
            <w:r w:rsidRPr="00745543">
              <w:rPr>
                <w:b/>
                <w:bCs/>
              </w:rPr>
              <w:t>Существительное + Прилагательное</w:t>
            </w:r>
          </w:p>
        </w:tc>
        <w:tc>
          <w:tcPr>
            <w:tcW w:w="0" w:type="auto"/>
            <w:vAlign w:val="center"/>
            <w:hideMark/>
          </w:tcPr>
          <w:p w14:paraId="1520CE7E" w14:textId="77777777" w:rsidR="00745543" w:rsidRPr="00745543" w:rsidRDefault="00745543" w:rsidP="00745543">
            <w:pPr>
              <w:rPr>
                <w:b/>
                <w:bCs/>
              </w:rPr>
            </w:pPr>
            <w:r w:rsidRPr="00745543">
              <w:rPr>
                <w:b/>
                <w:bCs/>
              </w:rPr>
              <w:t>Перевод</w:t>
            </w:r>
          </w:p>
        </w:tc>
      </w:tr>
      <w:tr w:rsidR="00745543" w:rsidRPr="00745543" w14:paraId="2C4B6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6B37" w14:textId="77777777" w:rsidR="00745543" w:rsidRPr="00745543" w:rsidRDefault="00745543" w:rsidP="00745543">
            <w:r w:rsidRPr="00745543">
              <w:rPr>
                <w:b/>
                <w:bCs/>
              </w:rPr>
              <w:t>Неопр. ед.ч.</w:t>
            </w:r>
          </w:p>
        </w:tc>
        <w:tc>
          <w:tcPr>
            <w:tcW w:w="0" w:type="auto"/>
            <w:vAlign w:val="center"/>
            <w:hideMark/>
          </w:tcPr>
          <w:p w14:paraId="0334D5DB" w14:textId="77777777" w:rsidR="00745543" w:rsidRPr="00745543" w:rsidRDefault="00745543" w:rsidP="00745543">
            <w:r w:rsidRPr="00745543">
              <w:rPr>
                <w:rtl/>
              </w:rPr>
              <w:t>سَيَّارَةٌ جَمِيلَةٌ</w:t>
            </w:r>
          </w:p>
        </w:tc>
        <w:tc>
          <w:tcPr>
            <w:tcW w:w="0" w:type="auto"/>
            <w:vAlign w:val="center"/>
            <w:hideMark/>
          </w:tcPr>
          <w:p w14:paraId="1CFCE0DE" w14:textId="77777777" w:rsidR="00745543" w:rsidRPr="00745543" w:rsidRDefault="00745543" w:rsidP="00745543">
            <w:r w:rsidRPr="00745543">
              <w:t>красивая машина (какая-то)</w:t>
            </w:r>
          </w:p>
        </w:tc>
      </w:tr>
      <w:tr w:rsidR="00745543" w:rsidRPr="00745543" w14:paraId="007DA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65B7C" w14:textId="77777777" w:rsidR="00745543" w:rsidRPr="00745543" w:rsidRDefault="00745543" w:rsidP="00745543">
            <w:r w:rsidRPr="00745543">
              <w:rPr>
                <w:b/>
                <w:bCs/>
              </w:rPr>
              <w:t>Опр. ед.ч.</w:t>
            </w:r>
          </w:p>
        </w:tc>
        <w:tc>
          <w:tcPr>
            <w:tcW w:w="0" w:type="auto"/>
            <w:vAlign w:val="center"/>
            <w:hideMark/>
          </w:tcPr>
          <w:p w14:paraId="20209C16" w14:textId="77777777" w:rsidR="00745543" w:rsidRPr="00745543" w:rsidRDefault="00745543" w:rsidP="00745543">
            <w:r w:rsidRPr="00745543">
              <w:rPr>
                <w:rtl/>
              </w:rPr>
              <w:t>السَّيَّارَةُ الجَمِيلَةُ</w:t>
            </w:r>
          </w:p>
        </w:tc>
        <w:tc>
          <w:tcPr>
            <w:tcW w:w="0" w:type="auto"/>
            <w:vAlign w:val="center"/>
            <w:hideMark/>
          </w:tcPr>
          <w:p w14:paraId="1E10AB05" w14:textId="77777777" w:rsidR="00745543" w:rsidRPr="00745543" w:rsidRDefault="00745543" w:rsidP="00745543">
            <w:r w:rsidRPr="00745543">
              <w:t>(эта) красивая машина</w:t>
            </w:r>
          </w:p>
        </w:tc>
      </w:tr>
      <w:tr w:rsidR="00745543" w:rsidRPr="00745543" w14:paraId="439BE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44ABF" w14:textId="77777777" w:rsidR="00745543" w:rsidRPr="00745543" w:rsidRDefault="00745543" w:rsidP="00745543">
            <w:r w:rsidRPr="00745543">
              <w:rPr>
                <w:b/>
                <w:bCs/>
              </w:rPr>
              <w:t>С притяж.</w:t>
            </w:r>
          </w:p>
        </w:tc>
        <w:tc>
          <w:tcPr>
            <w:tcW w:w="0" w:type="auto"/>
            <w:vAlign w:val="center"/>
            <w:hideMark/>
          </w:tcPr>
          <w:p w14:paraId="529473BA" w14:textId="77777777" w:rsidR="00745543" w:rsidRPr="00745543" w:rsidRDefault="00745543" w:rsidP="00745543">
            <w:r w:rsidRPr="00745543">
              <w:rPr>
                <w:rtl/>
              </w:rPr>
              <w:t>سَيَّارَتُهُ الجَمِيلَةُ</w:t>
            </w:r>
          </w:p>
        </w:tc>
        <w:tc>
          <w:tcPr>
            <w:tcW w:w="0" w:type="auto"/>
            <w:vAlign w:val="center"/>
            <w:hideMark/>
          </w:tcPr>
          <w:p w14:paraId="242892FE" w14:textId="77777777" w:rsidR="00745543" w:rsidRPr="00745543" w:rsidRDefault="00745543" w:rsidP="00745543">
            <w:r w:rsidRPr="00745543">
              <w:t>его красивая машина</w:t>
            </w:r>
          </w:p>
        </w:tc>
      </w:tr>
    </w:tbl>
    <w:p w14:paraId="4FFC7933" w14:textId="77777777" w:rsidR="00745543" w:rsidRPr="00745543" w:rsidRDefault="00745543" w:rsidP="00745543">
      <w:r w:rsidRPr="00745543">
        <w:pict w14:anchorId="75268073">
          <v:rect id="_x0000_i1290" style="width:0;height:1.5pt" o:hralign="center" o:hrstd="t" o:hr="t" fillcolor="#a0a0a0" stroked="f"/>
        </w:pict>
      </w:r>
    </w:p>
    <w:p w14:paraId="23C277F0" w14:textId="77777777" w:rsidR="00745543" w:rsidRPr="00745543" w:rsidRDefault="00745543" w:rsidP="00745543">
      <w:pPr>
        <w:rPr>
          <w:b/>
          <w:bCs/>
        </w:rPr>
      </w:pPr>
      <w:r w:rsidRPr="00745543">
        <w:rPr>
          <w:rFonts w:ascii="Segoe UI Emoji" w:hAnsi="Segoe UI Emoji" w:cs="Segoe UI Emoji"/>
          <w:b/>
          <w:bCs/>
        </w:rPr>
        <w:t>💬</w:t>
      </w:r>
      <w:r w:rsidRPr="00745543">
        <w:rPr>
          <w:b/>
          <w:bCs/>
        </w:rPr>
        <w:t xml:space="preserve"> ЧАСТЬ 6: Построение предложений с прилагательными</w:t>
      </w:r>
    </w:p>
    <w:p w14:paraId="768006EE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Формула 1: Простое описание</w:t>
      </w:r>
    </w:p>
    <w:p w14:paraId="2896C303" w14:textId="77777777" w:rsidR="00745543" w:rsidRPr="00745543" w:rsidRDefault="00745543" w:rsidP="00745543">
      <w:r w:rsidRPr="00745543">
        <w:rPr>
          <w:b/>
          <w:bCs/>
          <w:rtl/>
        </w:rPr>
        <w:t>هَذَا/هَذِهِ</w:t>
      </w:r>
      <w:r w:rsidRPr="00745543">
        <w:rPr>
          <w:b/>
          <w:bCs/>
        </w:rPr>
        <w:t xml:space="preserve"> + существительное + прилагательное</w:t>
      </w:r>
    </w:p>
    <w:p w14:paraId="3AC408F5" w14:textId="77777777" w:rsidR="00745543" w:rsidRPr="00745543" w:rsidRDefault="00745543" w:rsidP="00745543">
      <w:r w:rsidRPr="00745543">
        <w:rPr>
          <w:b/>
          <w:bCs/>
        </w:rPr>
        <w:t>Примеры:</w:t>
      </w:r>
    </w:p>
    <w:p w14:paraId="0D9861B2" w14:textId="77777777" w:rsidR="00745543" w:rsidRPr="00745543" w:rsidRDefault="00745543" w:rsidP="00745543">
      <w:pPr>
        <w:numPr>
          <w:ilvl w:val="0"/>
          <w:numId w:val="12"/>
        </w:numPr>
      </w:pPr>
      <w:r w:rsidRPr="00745543">
        <w:rPr>
          <w:b/>
          <w:bCs/>
          <w:rtl/>
        </w:rPr>
        <w:t>هَذَا بَيْتٌ كَبِيرٌ</w:t>
      </w:r>
      <w:r w:rsidRPr="00745543">
        <w:rPr>
          <w:rtl/>
        </w:rPr>
        <w:t xml:space="preserve"> </w:t>
      </w:r>
      <w:r w:rsidRPr="00745543">
        <w:t>(хаза байтун кабӣрун) - Это большой дом</w:t>
      </w:r>
    </w:p>
    <w:p w14:paraId="29E8901B" w14:textId="77777777" w:rsidR="00745543" w:rsidRPr="00745543" w:rsidRDefault="00745543" w:rsidP="00745543">
      <w:pPr>
        <w:numPr>
          <w:ilvl w:val="0"/>
          <w:numId w:val="12"/>
        </w:numPr>
      </w:pPr>
      <w:r w:rsidRPr="00745543">
        <w:rPr>
          <w:b/>
          <w:bCs/>
          <w:rtl/>
        </w:rPr>
        <w:t>هَذِهِ سَيَّارَةٌ جَمِيلَةٌ</w:t>
      </w:r>
      <w:r w:rsidRPr="00745543">
        <w:rPr>
          <w:rtl/>
        </w:rPr>
        <w:t xml:space="preserve"> </w:t>
      </w:r>
      <w:r w:rsidRPr="00745543">
        <w:t>(хазихи саййаратун джамӣлатун) - Это красивая машина</w:t>
      </w:r>
    </w:p>
    <w:p w14:paraId="59ED1640" w14:textId="77777777" w:rsidR="00745543" w:rsidRPr="00745543" w:rsidRDefault="00745543" w:rsidP="00745543">
      <w:pPr>
        <w:numPr>
          <w:ilvl w:val="0"/>
          <w:numId w:val="12"/>
        </w:numPr>
      </w:pPr>
      <w:r w:rsidRPr="00745543">
        <w:rPr>
          <w:b/>
          <w:bCs/>
          <w:rtl/>
        </w:rPr>
        <w:t>هَذَا قَلَمٌ جَدِيدٌ</w:t>
      </w:r>
      <w:r w:rsidRPr="00745543">
        <w:rPr>
          <w:rtl/>
        </w:rPr>
        <w:t xml:space="preserve"> </w:t>
      </w:r>
      <w:r w:rsidRPr="00745543">
        <w:t>(хаза к̣аламун джадӣдун) - Это новая ручка</w:t>
      </w:r>
    </w:p>
    <w:p w14:paraId="777B8929" w14:textId="77777777" w:rsidR="00745543" w:rsidRPr="00745543" w:rsidRDefault="00745543" w:rsidP="00745543">
      <w:pPr>
        <w:numPr>
          <w:ilvl w:val="0"/>
          <w:numId w:val="12"/>
        </w:numPr>
      </w:pPr>
      <w:r w:rsidRPr="00745543">
        <w:rPr>
          <w:b/>
          <w:bCs/>
          <w:rtl/>
        </w:rPr>
        <w:t>هَذِهِ غُرْفَةٌ نَظِيفَةٌ</w:t>
      </w:r>
      <w:r w:rsidRPr="00745543">
        <w:rPr>
          <w:rtl/>
        </w:rPr>
        <w:t xml:space="preserve"> </w:t>
      </w:r>
      <w:r w:rsidRPr="00745543">
        <w:t>(хазихи г̣урфатун наз̣ӣфатун) - Это чистая комната</w:t>
      </w:r>
    </w:p>
    <w:p w14:paraId="5949EA05" w14:textId="77777777" w:rsidR="00745543" w:rsidRPr="00745543" w:rsidRDefault="00745543" w:rsidP="00745543">
      <w:r w:rsidRPr="00745543">
        <w:pict w14:anchorId="611AAB32">
          <v:rect id="_x0000_i1291" style="width:0;height:1.5pt" o:hralign="center" o:hrstd="t" o:hr="t" fillcolor="#a0a0a0" stroked="f"/>
        </w:pict>
      </w:r>
    </w:p>
    <w:p w14:paraId="03A3B309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Формула 2: С определённым артиклем</w:t>
      </w:r>
    </w:p>
    <w:p w14:paraId="3A18255B" w14:textId="77777777" w:rsidR="00745543" w:rsidRPr="00745543" w:rsidRDefault="00745543" w:rsidP="00745543">
      <w:r w:rsidRPr="00745543">
        <w:rPr>
          <w:b/>
          <w:bCs/>
          <w:rtl/>
        </w:rPr>
        <w:t>هَذَا/هَذِهِ + ال</w:t>
      </w:r>
      <w:r w:rsidRPr="00745543">
        <w:rPr>
          <w:b/>
          <w:bCs/>
        </w:rPr>
        <w:t xml:space="preserve"> + существительное + </w:t>
      </w:r>
      <w:r w:rsidRPr="00745543">
        <w:rPr>
          <w:b/>
          <w:bCs/>
          <w:rtl/>
        </w:rPr>
        <w:t>ال</w:t>
      </w:r>
      <w:r w:rsidRPr="00745543">
        <w:rPr>
          <w:b/>
          <w:bCs/>
        </w:rPr>
        <w:t xml:space="preserve"> + прилагательное</w:t>
      </w:r>
    </w:p>
    <w:p w14:paraId="4B5DD9AB" w14:textId="77777777" w:rsidR="00745543" w:rsidRPr="00745543" w:rsidRDefault="00745543" w:rsidP="00745543">
      <w:r w:rsidRPr="00745543">
        <w:rPr>
          <w:b/>
          <w:bCs/>
        </w:rPr>
        <w:t>Примеры:</w:t>
      </w:r>
    </w:p>
    <w:p w14:paraId="6A744524" w14:textId="77777777" w:rsidR="00745543" w:rsidRPr="00745543" w:rsidRDefault="00745543" w:rsidP="00745543">
      <w:pPr>
        <w:numPr>
          <w:ilvl w:val="0"/>
          <w:numId w:val="13"/>
        </w:numPr>
      </w:pPr>
      <w:r w:rsidRPr="00745543">
        <w:rPr>
          <w:b/>
          <w:bCs/>
          <w:rtl/>
        </w:rPr>
        <w:t>هَذَا البَيْتُ الكَبِيرُ</w:t>
      </w:r>
      <w:r w:rsidRPr="00745543">
        <w:rPr>
          <w:rtl/>
        </w:rPr>
        <w:t xml:space="preserve"> </w:t>
      </w:r>
      <w:r w:rsidRPr="00745543">
        <w:t>(хазаль-байтуль-кабӣру) - Это тот большой дом</w:t>
      </w:r>
    </w:p>
    <w:p w14:paraId="098D75FC" w14:textId="77777777" w:rsidR="00745543" w:rsidRPr="00745543" w:rsidRDefault="00745543" w:rsidP="00745543">
      <w:pPr>
        <w:numPr>
          <w:ilvl w:val="0"/>
          <w:numId w:val="13"/>
        </w:numPr>
      </w:pPr>
      <w:r w:rsidRPr="00745543">
        <w:rPr>
          <w:b/>
          <w:bCs/>
          <w:rtl/>
        </w:rPr>
        <w:t>هَذِهِ السَّيَّارَةُ الجَمِيلَةُ</w:t>
      </w:r>
      <w:r w:rsidRPr="00745543">
        <w:rPr>
          <w:rtl/>
        </w:rPr>
        <w:t xml:space="preserve"> </w:t>
      </w:r>
      <w:r w:rsidRPr="00745543">
        <w:t>(хазихис-саййаратуль-джамӣлату) - Это та красивая машина</w:t>
      </w:r>
    </w:p>
    <w:p w14:paraId="12F3FA59" w14:textId="77777777" w:rsidR="00745543" w:rsidRPr="00745543" w:rsidRDefault="00745543" w:rsidP="00745543">
      <w:r w:rsidRPr="00745543">
        <w:pict w14:anchorId="57267AE6">
          <v:rect id="_x0000_i1292" style="width:0;height:1.5pt" o:hralign="center" o:hrstd="t" o:hr="t" fillcolor="#a0a0a0" stroked="f"/>
        </w:pict>
      </w:r>
    </w:p>
    <w:p w14:paraId="34D7EBD8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Формула 3: О людях</w:t>
      </w:r>
    </w:p>
    <w:p w14:paraId="5A7F8A32" w14:textId="77777777" w:rsidR="00745543" w:rsidRPr="00745543" w:rsidRDefault="00745543" w:rsidP="00745543">
      <w:r w:rsidRPr="00745543">
        <w:rPr>
          <w:b/>
          <w:bCs/>
          <w:rtl/>
        </w:rPr>
        <w:t>هَذَا/هَذِهِ</w:t>
      </w:r>
      <w:r w:rsidRPr="00745543">
        <w:rPr>
          <w:b/>
          <w:bCs/>
        </w:rPr>
        <w:t xml:space="preserve"> + человек + прилагательное</w:t>
      </w:r>
    </w:p>
    <w:p w14:paraId="69E57A00" w14:textId="77777777" w:rsidR="00745543" w:rsidRPr="00745543" w:rsidRDefault="00745543" w:rsidP="00745543">
      <w:r w:rsidRPr="00745543">
        <w:rPr>
          <w:b/>
          <w:bCs/>
        </w:rPr>
        <w:t>Примеры:</w:t>
      </w:r>
    </w:p>
    <w:p w14:paraId="23864A0A" w14:textId="77777777" w:rsidR="00745543" w:rsidRPr="00745543" w:rsidRDefault="00745543" w:rsidP="00745543">
      <w:pPr>
        <w:numPr>
          <w:ilvl w:val="0"/>
          <w:numId w:val="14"/>
        </w:numPr>
      </w:pPr>
      <w:r w:rsidRPr="00745543">
        <w:rPr>
          <w:b/>
          <w:bCs/>
          <w:rtl/>
        </w:rPr>
        <w:t>هَذَا رَجُلٌ طَيِّبٌ</w:t>
      </w:r>
      <w:r w:rsidRPr="00745543">
        <w:rPr>
          <w:rtl/>
        </w:rPr>
        <w:t xml:space="preserve"> </w:t>
      </w:r>
      <w:r w:rsidRPr="00745543">
        <w:t>(хаза раджулун т̣аййибун) - Это добрый человек</w:t>
      </w:r>
    </w:p>
    <w:p w14:paraId="71D314A8" w14:textId="77777777" w:rsidR="00745543" w:rsidRPr="00745543" w:rsidRDefault="00745543" w:rsidP="00745543">
      <w:pPr>
        <w:numPr>
          <w:ilvl w:val="0"/>
          <w:numId w:val="14"/>
        </w:numPr>
      </w:pPr>
      <w:r w:rsidRPr="00745543">
        <w:rPr>
          <w:b/>
          <w:bCs/>
          <w:rtl/>
        </w:rPr>
        <w:t>هَذِهِ امْرَأَةٌ جَمِيلَةٌ</w:t>
      </w:r>
      <w:r w:rsidRPr="00745543">
        <w:rPr>
          <w:rtl/>
        </w:rPr>
        <w:t xml:space="preserve"> </w:t>
      </w:r>
      <w:r w:rsidRPr="00745543">
        <w:t>(хазихи имра'атун джамӣлатун) - Это красивая женщина</w:t>
      </w:r>
    </w:p>
    <w:p w14:paraId="49CC659F" w14:textId="77777777" w:rsidR="00745543" w:rsidRPr="00745543" w:rsidRDefault="00745543" w:rsidP="00745543">
      <w:pPr>
        <w:numPr>
          <w:ilvl w:val="0"/>
          <w:numId w:val="14"/>
        </w:numPr>
      </w:pPr>
      <w:r w:rsidRPr="00745543">
        <w:rPr>
          <w:b/>
          <w:bCs/>
          <w:rtl/>
        </w:rPr>
        <w:lastRenderedPageBreak/>
        <w:t>هَذَا طَالِبٌ مُجْتَهِدٌ</w:t>
      </w:r>
      <w:r w:rsidRPr="00745543">
        <w:rPr>
          <w:rtl/>
        </w:rPr>
        <w:t xml:space="preserve"> </w:t>
      </w:r>
      <w:r w:rsidRPr="00745543">
        <w:t>(хаза т̣а̄либун муджтахидун) - Это старательный студент</w:t>
      </w:r>
    </w:p>
    <w:p w14:paraId="41635084" w14:textId="77777777" w:rsidR="00745543" w:rsidRPr="00745543" w:rsidRDefault="00745543" w:rsidP="00745543">
      <w:r w:rsidRPr="00745543">
        <w:rPr>
          <w:b/>
          <w:bCs/>
        </w:rPr>
        <w:t>Новое слово:</w:t>
      </w:r>
      <w:r w:rsidRPr="00745543">
        <w:t xml:space="preserve"> </w:t>
      </w:r>
      <w:r w:rsidRPr="00745543">
        <w:rPr>
          <w:rtl/>
        </w:rPr>
        <w:t>مُجْتَهِدٌ</w:t>
      </w:r>
      <w:r w:rsidRPr="00745543">
        <w:t xml:space="preserve"> (муджтахидун) - старательный, прилежный</w:t>
      </w:r>
    </w:p>
    <w:p w14:paraId="1A14A3EF" w14:textId="77777777" w:rsidR="00745543" w:rsidRPr="00745543" w:rsidRDefault="00745543" w:rsidP="00745543">
      <w:r w:rsidRPr="00745543">
        <w:pict w14:anchorId="7A45AC4F">
          <v:rect id="_x0000_i1293" style="width:0;height:1.5pt" o:hralign="center" o:hrstd="t" o:hr="t" fillcolor="#a0a0a0" stroked="f"/>
        </w:pict>
      </w:r>
    </w:p>
    <w:p w14:paraId="24E1C258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Формула 4: Несколько прилагательных</w:t>
      </w:r>
    </w:p>
    <w:p w14:paraId="03E97E7E" w14:textId="77777777" w:rsidR="00745543" w:rsidRPr="00745543" w:rsidRDefault="00745543" w:rsidP="00745543">
      <w:r w:rsidRPr="00745543">
        <w:t>Можно использовать несколько прилагательных подряд!</w:t>
      </w:r>
    </w:p>
    <w:p w14:paraId="2FA6570E" w14:textId="77777777" w:rsidR="00745543" w:rsidRPr="00745543" w:rsidRDefault="00745543" w:rsidP="00745543">
      <w:r w:rsidRPr="00745543">
        <w:rPr>
          <w:b/>
          <w:bCs/>
        </w:rPr>
        <w:t>Примеры:</w:t>
      </w:r>
    </w:p>
    <w:p w14:paraId="1B667F2B" w14:textId="77777777" w:rsidR="00745543" w:rsidRPr="00745543" w:rsidRDefault="00745543" w:rsidP="00745543">
      <w:pPr>
        <w:numPr>
          <w:ilvl w:val="0"/>
          <w:numId w:val="15"/>
        </w:numPr>
      </w:pPr>
      <w:r w:rsidRPr="00745543">
        <w:rPr>
          <w:b/>
          <w:bCs/>
          <w:rtl/>
        </w:rPr>
        <w:t>هَذَا كِتَابٌ كَبِيرٌ جَدِيدٌ</w:t>
      </w:r>
      <w:r w:rsidRPr="00745543">
        <w:br/>
        <w:t>(хаза кита̄бун кабӣрун джадӣдун)</w:t>
      </w:r>
      <w:r w:rsidRPr="00745543">
        <w:br/>
        <w:t>Это большая новая книга</w:t>
      </w:r>
    </w:p>
    <w:p w14:paraId="4629483F" w14:textId="77777777" w:rsidR="00745543" w:rsidRPr="00745543" w:rsidRDefault="00745543" w:rsidP="00745543">
      <w:pPr>
        <w:numPr>
          <w:ilvl w:val="0"/>
          <w:numId w:val="15"/>
        </w:numPr>
      </w:pPr>
      <w:r w:rsidRPr="00745543">
        <w:rPr>
          <w:b/>
          <w:bCs/>
          <w:rtl/>
        </w:rPr>
        <w:t>هَذِهِ سَيَّارَةٌ جَمِيلَةٌ سَرِيعَةٌ</w:t>
      </w:r>
      <w:r w:rsidRPr="00745543">
        <w:br/>
        <w:t>(хазихи саййаратун джамӣлатун сарӣ'атун)</w:t>
      </w:r>
      <w:r w:rsidRPr="00745543">
        <w:br/>
        <w:t>Это красивая быстрая машина</w:t>
      </w:r>
    </w:p>
    <w:p w14:paraId="38C5787F" w14:textId="77777777" w:rsidR="00745543" w:rsidRPr="00745543" w:rsidRDefault="00745543" w:rsidP="00745543">
      <w:pPr>
        <w:numPr>
          <w:ilvl w:val="0"/>
          <w:numId w:val="15"/>
        </w:numPr>
      </w:pPr>
      <w:r w:rsidRPr="00745543">
        <w:rPr>
          <w:b/>
          <w:bCs/>
          <w:rtl/>
        </w:rPr>
        <w:t>هَذَا بَيْتٌ كَبِيرٌ قَدِيمٌ</w:t>
      </w:r>
      <w:r w:rsidRPr="00745543">
        <w:br/>
        <w:t>(хаза байтун кабӣрун к̣адӣмун)</w:t>
      </w:r>
      <w:r w:rsidRPr="00745543">
        <w:br/>
        <w:t>Это большой старый дом</w:t>
      </w:r>
    </w:p>
    <w:p w14:paraId="0AAC714A" w14:textId="77777777" w:rsidR="00745543" w:rsidRPr="00745543" w:rsidRDefault="00745543" w:rsidP="00745543">
      <w:r w:rsidRPr="00745543">
        <w:pict w14:anchorId="5DF03BF9">
          <v:rect id="_x0000_i1294" style="width:0;height:1.5pt" o:hralign="center" o:hrstd="t" o:hr="t" fillcolor="#a0a0a0" stroked="f"/>
        </w:pict>
      </w:r>
    </w:p>
    <w:p w14:paraId="1482CC7F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Формула 5: С притяжательными местоимениями</w:t>
      </w:r>
    </w:p>
    <w:p w14:paraId="78EBE8D8" w14:textId="77777777" w:rsidR="00745543" w:rsidRPr="00745543" w:rsidRDefault="00745543" w:rsidP="00745543">
      <w:r w:rsidRPr="00745543">
        <w:rPr>
          <w:b/>
          <w:bCs/>
        </w:rPr>
        <w:t xml:space="preserve">Существительное + притяж. суффикс + </w:t>
      </w:r>
      <w:r w:rsidRPr="00745543">
        <w:rPr>
          <w:b/>
          <w:bCs/>
          <w:rtl/>
        </w:rPr>
        <w:t>ال</w:t>
      </w:r>
      <w:r w:rsidRPr="00745543">
        <w:rPr>
          <w:b/>
          <w:bCs/>
        </w:rPr>
        <w:t xml:space="preserve"> + прилагательное</w:t>
      </w:r>
    </w:p>
    <w:p w14:paraId="0D5095F7" w14:textId="77777777" w:rsidR="00745543" w:rsidRPr="00745543" w:rsidRDefault="00745543" w:rsidP="00745543">
      <w:r w:rsidRPr="00745543">
        <w:rPr>
          <w:b/>
          <w:bCs/>
        </w:rPr>
        <w:t>Примеры:</w:t>
      </w:r>
    </w:p>
    <w:p w14:paraId="6795E2FE" w14:textId="77777777" w:rsidR="00745543" w:rsidRPr="00745543" w:rsidRDefault="00745543" w:rsidP="00745543">
      <w:pPr>
        <w:numPr>
          <w:ilvl w:val="0"/>
          <w:numId w:val="16"/>
        </w:numPr>
      </w:pPr>
      <w:r w:rsidRPr="00745543">
        <w:rPr>
          <w:b/>
          <w:bCs/>
          <w:rtl/>
        </w:rPr>
        <w:t>كِتَابِي الجَدِيدُ</w:t>
      </w:r>
      <w:r w:rsidRPr="00745543">
        <w:rPr>
          <w:rtl/>
        </w:rPr>
        <w:t xml:space="preserve"> </w:t>
      </w:r>
      <w:r w:rsidRPr="00745543">
        <w:t>(кита̄биль-джадӣду) - моя новая книга</w:t>
      </w:r>
    </w:p>
    <w:p w14:paraId="7C32284D" w14:textId="77777777" w:rsidR="00745543" w:rsidRPr="00745543" w:rsidRDefault="00745543" w:rsidP="00745543">
      <w:pPr>
        <w:numPr>
          <w:ilvl w:val="0"/>
          <w:numId w:val="16"/>
        </w:numPr>
      </w:pPr>
      <w:r w:rsidRPr="00745543">
        <w:rPr>
          <w:b/>
          <w:bCs/>
          <w:rtl/>
        </w:rPr>
        <w:t>سَيَّارَتُهُ الكَبِيرَةُ</w:t>
      </w:r>
      <w:r w:rsidRPr="00745543">
        <w:rPr>
          <w:rtl/>
        </w:rPr>
        <w:t xml:space="preserve"> </w:t>
      </w:r>
      <w:r w:rsidRPr="00745543">
        <w:t>(саййаратухуль-кабӣрату) - его большая машина</w:t>
      </w:r>
    </w:p>
    <w:p w14:paraId="2B40FFBF" w14:textId="77777777" w:rsidR="00745543" w:rsidRPr="00745543" w:rsidRDefault="00745543" w:rsidP="00745543">
      <w:pPr>
        <w:numPr>
          <w:ilvl w:val="0"/>
          <w:numId w:val="16"/>
        </w:numPr>
      </w:pPr>
      <w:r w:rsidRPr="00745543">
        <w:rPr>
          <w:b/>
          <w:bCs/>
          <w:rtl/>
        </w:rPr>
        <w:t>بَيْتُنَا الجَمِيلُ</w:t>
      </w:r>
      <w:r w:rsidRPr="00745543">
        <w:rPr>
          <w:rtl/>
        </w:rPr>
        <w:t xml:space="preserve"> </w:t>
      </w:r>
      <w:r w:rsidRPr="00745543">
        <w:t>(байтуналь-джамӣлу) - наш красивый дом</w:t>
      </w:r>
    </w:p>
    <w:p w14:paraId="779FF9E8" w14:textId="77777777" w:rsidR="00745543" w:rsidRPr="00745543" w:rsidRDefault="00745543" w:rsidP="00745543">
      <w:r w:rsidRPr="00745543">
        <w:pict w14:anchorId="6439A13D">
          <v:rect id="_x0000_i1295" style="width:0;height:1.5pt" o:hralign="center" o:hrstd="t" o:hr="t" fillcolor="#a0a0a0" stroked="f"/>
        </w:pict>
      </w:r>
    </w:p>
    <w:p w14:paraId="4F4329F9" w14:textId="77777777" w:rsidR="00745543" w:rsidRPr="00745543" w:rsidRDefault="00745543" w:rsidP="00745543">
      <w:pPr>
        <w:rPr>
          <w:b/>
          <w:bCs/>
        </w:rPr>
      </w:pPr>
      <w:r w:rsidRPr="00745543">
        <w:rPr>
          <w:rFonts w:ascii="Segoe UI Emoji" w:hAnsi="Segoe UI Emoji" w:cs="Segoe UI Emoji"/>
          <w:b/>
          <w:bCs/>
        </w:rPr>
        <w:t>🗣️</w:t>
      </w:r>
      <w:r w:rsidRPr="00745543">
        <w:rPr>
          <w:b/>
          <w:bCs/>
        </w:rPr>
        <w:t xml:space="preserve"> ЧАСТЬ 7: Диалоги (практика)</w:t>
      </w:r>
    </w:p>
    <w:p w14:paraId="5EAE167D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Диалог 1 (описание предмета):</w:t>
      </w:r>
    </w:p>
    <w:p w14:paraId="57A19BDD" w14:textId="77777777" w:rsidR="00745543" w:rsidRPr="00745543" w:rsidRDefault="00745543" w:rsidP="00745543">
      <w:r w:rsidRPr="00745543">
        <w:rPr>
          <w:b/>
          <w:bCs/>
          <w:rtl/>
        </w:rPr>
        <w:t>أ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مَا هَذَا؟</w:t>
      </w:r>
      <w:r w:rsidRPr="00745543">
        <w:t xml:space="preserve"> (ма хаза?) - Что это?</w:t>
      </w:r>
      <w:r w:rsidRPr="00745543">
        <w:br/>
      </w:r>
      <w:r w:rsidRPr="00745543">
        <w:rPr>
          <w:b/>
          <w:bCs/>
          <w:rtl/>
        </w:rPr>
        <w:t>ب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هَذَا كِتَابٌ</w:t>
      </w:r>
      <w:r w:rsidRPr="00745543">
        <w:t>. (хаза кита̄бун) - Это книга.</w:t>
      </w:r>
    </w:p>
    <w:p w14:paraId="6DE5610C" w14:textId="77777777" w:rsidR="00745543" w:rsidRPr="00745543" w:rsidRDefault="00745543" w:rsidP="00745543">
      <w:r w:rsidRPr="00745543">
        <w:rPr>
          <w:b/>
          <w:bCs/>
          <w:rtl/>
        </w:rPr>
        <w:lastRenderedPageBreak/>
        <w:t>أ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هُوَ كَبِيرٌ؟</w:t>
      </w:r>
      <w:r w:rsidRPr="00745543">
        <w:t xml:space="preserve"> (хува кабӣрун?) - Она большая?</w:t>
      </w:r>
      <w:r w:rsidRPr="00745543">
        <w:br/>
      </w:r>
      <w:r w:rsidRPr="00745543">
        <w:rPr>
          <w:b/>
          <w:bCs/>
          <w:rtl/>
        </w:rPr>
        <w:t>ب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نَعَمْ، هُوَ كِتَابٌ كَبِيرٌ</w:t>
      </w:r>
      <w:r w:rsidRPr="00745543">
        <w:t>. (на'ам, хува кита̄бун кабӣрун) - Да, это большая книга.</w:t>
      </w:r>
    </w:p>
    <w:p w14:paraId="13C8FB8E" w14:textId="77777777" w:rsidR="00745543" w:rsidRPr="00745543" w:rsidRDefault="00745543" w:rsidP="00745543">
      <w:r w:rsidRPr="00745543">
        <w:pict w14:anchorId="11EB7C93">
          <v:rect id="_x0000_i1296" style="width:0;height:1.5pt" o:hralign="center" o:hrstd="t" o:hr="t" fillcolor="#a0a0a0" stroked="f"/>
        </w:pict>
      </w:r>
    </w:p>
    <w:p w14:paraId="2067232C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Диалог 2 (о машине):</w:t>
      </w:r>
    </w:p>
    <w:p w14:paraId="2FBD0562" w14:textId="77777777" w:rsidR="00745543" w:rsidRPr="00745543" w:rsidRDefault="00745543" w:rsidP="00745543">
      <w:r w:rsidRPr="00745543">
        <w:rPr>
          <w:b/>
          <w:bCs/>
          <w:rtl/>
        </w:rPr>
        <w:t>أ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لِمَنْ هَذِهِ السَّيَّارَةُ؟</w:t>
      </w:r>
      <w:r w:rsidRPr="00745543">
        <w:t xml:space="preserve"> - Чья эта машина?</w:t>
      </w:r>
      <w:r w:rsidRPr="00745543">
        <w:br/>
      </w:r>
      <w:r w:rsidRPr="00745543">
        <w:rPr>
          <w:b/>
          <w:bCs/>
          <w:rtl/>
        </w:rPr>
        <w:t>ب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هَذِهِ سَيَّارَتِي</w:t>
      </w:r>
      <w:r w:rsidRPr="00745543">
        <w:t>. - Это моя машина.</w:t>
      </w:r>
    </w:p>
    <w:p w14:paraId="01845580" w14:textId="77777777" w:rsidR="00745543" w:rsidRPr="00745543" w:rsidRDefault="00745543" w:rsidP="00745543">
      <w:r w:rsidRPr="00745543">
        <w:rPr>
          <w:b/>
          <w:bCs/>
          <w:rtl/>
        </w:rPr>
        <w:t>أ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هِيَ جَمِيلَةٌ</w:t>
      </w:r>
      <w:r w:rsidRPr="00745543">
        <w:t>! - Она красивая!</w:t>
      </w:r>
      <w:r w:rsidRPr="00745543">
        <w:br/>
      </w:r>
      <w:r w:rsidRPr="00745543">
        <w:rPr>
          <w:b/>
          <w:bCs/>
          <w:rtl/>
        </w:rPr>
        <w:t>ب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شُكْرًا. هِيَ سَيَّارَةٌ جَدِيدَةٌ</w:t>
      </w:r>
      <w:r w:rsidRPr="00745543">
        <w:t>. - Спасибо. Это новая машина.</w:t>
      </w:r>
    </w:p>
    <w:p w14:paraId="4CD0BB42" w14:textId="77777777" w:rsidR="00745543" w:rsidRPr="00745543" w:rsidRDefault="00745543" w:rsidP="00745543">
      <w:r w:rsidRPr="00745543">
        <w:pict w14:anchorId="1216DDF6">
          <v:rect id="_x0000_i1297" style="width:0;height:1.5pt" o:hralign="center" o:hrstd="t" o:hr="t" fillcolor="#a0a0a0" stroked="f"/>
        </w:pict>
      </w:r>
    </w:p>
    <w:p w14:paraId="7EACAFCF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Диалог 3 (о доме):</w:t>
      </w:r>
    </w:p>
    <w:p w14:paraId="41E1A5E4" w14:textId="77777777" w:rsidR="00745543" w:rsidRPr="00745543" w:rsidRDefault="00745543" w:rsidP="00745543">
      <w:r w:rsidRPr="00745543">
        <w:rPr>
          <w:b/>
          <w:bCs/>
          <w:rtl/>
        </w:rPr>
        <w:t>أ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أَيْنَ بَيْتُكَ؟</w:t>
      </w:r>
      <w:r w:rsidRPr="00745543">
        <w:t xml:space="preserve"> (айна байтука?) - Где твой дом?</w:t>
      </w:r>
      <w:r w:rsidRPr="00745543">
        <w:br/>
      </w:r>
      <w:r w:rsidRPr="00745543">
        <w:rPr>
          <w:b/>
          <w:bCs/>
          <w:rtl/>
        </w:rPr>
        <w:t>ب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بَيْتِي فِي هَذَا الشَّارِعِ</w:t>
      </w:r>
      <w:r w:rsidRPr="00745543">
        <w:t>. - Мой дом на этой улице.</w:t>
      </w:r>
    </w:p>
    <w:p w14:paraId="08A5E1E4" w14:textId="77777777" w:rsidR="00745543" w:rsidRPr="00745543" w:rsidRDefault="00745543" w:rsidP="00745543">
      <w:r w:rsidRPr="00745543">
        <w:rPr>
          <w:b/>
          <w:bCs/>
          <w:rtl/>
        </w:rPr>
        <w:t>أ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هُوَ كَبِيرٌ؟</w:t>
      </w:r>
      <w:r w:rsidRPr="00745543">
        <w:t xml:space="preserve"> - Он большой?</w:t>
      </w:r>
      <w:r w:rsidRPr="00745543">
        <w:br/>
      </w:r>
      <w:r w:rsidRPr="00745543">
        <w:rPr>
          <w:b/>
          <w:bCs/>
          <w:rtl/>
        </w:rPr>
        <w:t>ب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لَا، هُوَ بَيْتٌ صَغِيرٌ</w:t>
      </w:r>
      <w:r w:rsidRPr="00745543">
        <w:t>. - Нет, это маленький дом.</w:t>
      </w:r>
    </w:p>
    <w:p w14:paraId="5ED794EF" w14:textId="77777777" w:rsidR="00745543" w:rsidRPr="00745543" w:rsidRDefault="00745543" w:rsidP="00745543">
      <w:r w:rsidRPr="00745543">
        <w:rPr>
          <w:b/>
          <w:bCs/>
        </w:rPr>
        <w:t>Новое слово:</w:t>
      </w:r>
      <w:r w:rsidRPr="00745543">
        <w:t xml:space="preserve"> </w:t>
      </w:r>
      <w:r w:rsidRPr="00745543">
        <w:rPr>
          <w:rtl/>
        </w:rPr>
        <w:t>أَيْنَ</w:t>
      </w:r>
      <w:r w:rsidRPr="00745543">
        <w:t xml:space="preserve"> (айна) - где?</w:t>
      </w:r>
    </w:p>
    <w:p w14:paraId="0F797C01" w14:textId="77777777" w:rsidR="00745543" w:rsidRPr="00745543" w:rsidRDefault="00745543" w:rsidP="00745543">
      <w:r w:rsidRPr="00745543">
        <w:pict w14:anchorId="124DCF95">
          <v:rect id="_x0000_i1298" style="width:0;height:1.5pt" o:hralign="center" o:hrstd="t" o:hr="t" fillcolor="#a0a0a0" stroked="f"/>
        </w:pict>
      </w:r>
    </w:p>
    <w:p w14:paraId="4296EA69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Диалог 4 (о человеке):</w:t>
      </w:r>
    </w:p>
    <w:p w14:paraId="32AB92E4" w14:textId="77777777" w:rsidR="00745543" w:rsidRPr="00745543" w:rsidRDefault="00745543" w:rsidP="00745543">
      <w:r w:rsidRPr="00745543">
        <w:rPr>
          <w:b/>
          <w:bCs/>
          <w:rtl/>
        </w:rPr>
        <w:t>أ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مَنْ هَذَا؟</w:t>
      </w:r>
      <w:r w:rsidRPr="00745543">
        <w:t xml:space="preserve"> - Кто это?</w:t>
      </w:r>
      <w:r w:rsidRPr="00745543">
        <w:br/>
      </w:r>
      <w:r w:rsidRPr="00745543">
        <w:rPr>
          <w:b/>
          <w:bCs/>
          <w:rtl/>
        </w:rPr>
        <w:t>ب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هَذَا أَخِي أَحْمَدُ</w:t>
      </w:r>
      <w:r w:rsidRPr="00745543">
        <w:t>. - Это мой брат Ахмад.</w:t>
      </w:r>
    </w:p>
    <w:p w14:paraId="7B2EF902" w14:textId="77777777" w:rsidR="00745543" w:rsidRPr="00745543" w:rsidRDefault="00745543" w:rsidP="00745543">
      <w:r w:rsidRPr="00745543">
        <w:rPr>
          <w:b/>
          <w:bCs/>
          <w:rtl/>
        </w:rPr>
        <w:t>أ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هُوَ طَالِبٌ؟</w:t>
      </w:r>
      <w:r w:rsidRPr="00745543">
        <w:t xml:space="preserve"> - Он студент?</w:t>
      </w:r>
      <w:r w:rsidRPr="00745543">
        <w:br/>
      </w:r>
      <w:r w:rsidRPr="00745543">
        <w:rPr>
          <w:b/>
          <w:bCs/>
          <w:rtl/>
        </w:rPr>
        <w:t>ب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نَعَمْ، هُوَ طَالِبٌ مُجْتَهِدٌ</w:t>
      </w:r>
      <w:r w:rsidRPr="00745543">
        <w:t>. - Да, он старательный студент.</w:t>
      </w:r>
    </w:p>
    <w:p w14:paraId="5413CD2B" w14:textId="77777777" w:rsidR="00745543" w:rsidRPr="00745543" w:rsidRDefault="00745543" w:rsidP="00745543">
      <w:r w:rsidRPr="00745543">
        <w:rPr>
          <w:b/>
          <w:bCs/>
          <w:rtl/>
        </w:rPr>
        <w:t>أ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مَاشَاءَ اللهُ</w:t>
      </w:r>
      <w:r w:rsidRPr="00745543">
        <w:t>! - МашаАллах!</w:t>
      </w:r>
    </w:p>
    <w:p w14:paraId="16B2C5D0" w14:textId="77777777" w:rsidR="00745543" w:rsidRPr="00745543" w:rsidRDefault="00745543" w:rsidP="00745543">
      <w:r w:rsidRPr="00745543">
        <w:rPr>
          <w:b/>
          <w:bCs/>
        </w:rPr>
        <w:t>Новое выражение:</w:t>
      </w:r>
      <w:r w:rsidRPr="00745543">
        <w:t xml:space="preserve"> </w:t>
      </w:r>
      <w:r w:rsidRPr="00745543">
        <w:rPr>
          <w:rtl/>
        </w:rPr>
        <w:t>مَاشَاءَ اللهُ</w:t>
      </w:r>
      <w:r w:rsidRPr="00745543">
        <w:t xml:space="preserve"> (ма̄ ша̄'а-Ллаху) - как пожелал Аллах (выражение одобрения)</w:t>
      </w:r>
    </w:p>
    <w:p w14:paraId="635B7236" w14:textId="77777777" w:rsidR="00745543" w:rsidRPr="00745543" w:rsidRDefault="00745543" w:rsidP="00745543">
      <w:r w:rsidRPr="00745543">
        <w:pict w14:anchorId="4E2136DC">
          <v:rect id="_x0000_i1299" style="width:0;height:1.5pt" o:hralign="center" o:hrstd="t" o:hr="t" fillcolor="#a0a0a0" stroked="f"/>
        </w:pict>
      </w:r>
    </w:p>
    <w:p w14:paraId="46395D8E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Диалог 5 (цвета):</w:t>
      </w:r>
    </w:p>
    <w:p w14:paraId="21C6E58F" w14:textId="77777777" w:rsidR="00745543" w:rsidRPr="00745543" w:rsidRDefault="00745543" w:rsidP="00745543">
      <w:r w:rsidRPr="00745543">
        <w:rPr>
          <w:b/>
          <w:bCs/>
          <w:rtl/>
        </w:rPr>
        <w:t>أ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مَا لَوْنُ سَيَّارَتِكَ؟</w:t>
      </w:r>
      <w:r w:rsidRPr="00745543">
        <w:t xml:space="preserve"> (ма лявну саййаратика?) - Какого цвета твоя машина?</w:t>
      </w:r>
      <w:r w:rsidRPr="00745543">
        <w:br/>
      </w:r>
      <w:r w:rsidRPr="00745543">
        <w:rPr>
          <w:b/>
          <w:bCs/>
          <w:rtl/>
        </w:rPr>
        <w:t>ب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سَيَّارَتِي حَمْرَاءُ</w:t>
      </w:r>
      <w:r w:rsidRPr="00745543">
        <w:t>. (саййаратӣ хамра̄'у) - Моя машина красная.</w:t>
      </w:r>
    </w:p>
    <w:p w14:paraId="666151AC" w14:textId="77777777" w:rsidR="00745543" w:rsidRPr="00745543" w:rsidRDefault="00745543" w:rsidP="00745543">
      <w:r w:rsidRPr="00745543">
        <w:rPr>
          <w:b/>
          <w:bCs/>
          <w:rtl/>
        </w:rPr>
        <w:lastRenderedPageBreak/>
        <w:t>أ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وَمَا لَوْنُ بَيْتِكَ؟</w:t>
      </w:r>
      <w:r w:rsidRPr="00745543">
        <w:t xml:space="preserve"> - А какого цвета твой дом?</w:t>
      </w:r>
      <w:r w:rsidRPr="00745543">
        <w:br/>
      </w:r>
      <w:r w:rsidRPr="00745543">
        <w:rPr>
          <w:b/>
          <w:bCs/>
          <w:rtl/>
        </w:rPr>
        <w:t>ب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بَيْتِي أَبْيَضُ</w:t>
      </w:r>
      <w:r w:rsidRPr="00745543">
        <w:t>. (байтӣ абйад̣у) - Мой дом белый.</w:t>
      </w:r>
    </w:p>
    <w:p w14:paraId="3E873290" w14:textId="77777777" w:rsidR="00745543" w:rsidRPr="00745543" w:rsidRDefault="00745543" w:rsidP="00745543">
      <w:r w:rsidRPr="00745543">
        <w:rPr>
          <w:b/>
          <w:bCs/>
        </w:rPr>
        <w:t>Новое слово:</w:t>
      </w:r>
      <w:r w:rsidRPr="00745543">
        <w:t xml:space="preserve"> </w:t>
      </w:r>
      <w:r w:rsidRPr="00745543">
        <w:rPr>
          <w:rtl/>
        </w:rPr>
        <w:t>لَوْنٌ</w:t>
      </w:r>
      <w:r w:rsidRPr="00745543">
        <w:t xml:space="preserve"> (лявнун) - цвет</w:t>
      </w:r>
    </w:p>
    <w:p w14:paraId="63AB9A8C" w14:textId="77777777" w:rsidR="00745543" w:rsidRPr="00745543" w:rsidRDefault="00745543" w:rsidP="00745543">
      <w:r w:rsidRPr="00745543">
        <w:pict w14:anchorId="6B426472">
          <v:rect id="_x0000_i1300" style="width:0;height:1.5pt" o:hralign="center" o:hrstd="t" o:hr="t" fillcolor="#a0a0a0" stroked="f"/>
        </w:pict>
      </w:r>
    </w:p>
    <w:p w14:paraId="4954DDB3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Диалог 6 (полное описание):</w:t>
      </w:r>
    </w:p>
    <w:p w14:paraId="57CA0AFF" w14:textId="77777777" w:rsidR="00745543" w:rsidRPr="00745543" w:rsidRDefault="00745543" w:rsidP="00745543">
      <w:r w:rsidRPr="00745543">
        <w:rPr>
          <w:b/>
          <w:bCs/>
          <w:rtl/>
        </w:rPr>
        <w:t>أ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هَذَا بَيْتُكَ؟</w:t>
      </w:r>
      <w:r w:rsidRPr="00745543">
        <w:t xml:space="preserve"> - Это твой дом?</w:t>
      </w:r>
      <w:r w:rsidRPr="00745543">
        <w:br/>
      </w:r>
      <w:r w:rsidRPr="00745543">
        <w:rPr>
          <w:b/>
          <w:bCs/>
          <w:rtl/>
        </w:rPr>
        <w:t>ب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نَعَمْ، هَذَا بَيْتِي</w:t>
      </w:r>
      <w:r w:rsidRPr="00745543">
        <w:t>. - Да, это мой дом.</w:t>
      </w:r>
    </w:p>
    <w:p w14:paraId="7D14B2D9" w14:textId="77777777" w:rsidR="00745543" w:rsidRPr="00745543" w:rsidRDefault="00745543" w:rsidP="00745543">
      <w:r w:rsidRPr="00745543">
        <w:rPr>
          <w:b/>
          <w:bCs/>
          <w:rtl/>
        </w:rPr>
        <w:t>أ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هُوَ بَيْتٌ جَمِيلٌ</w:t>
      </w:r>
      <w:r w:rsidRPr="00745543">
        <w:t>! - Это красивый дом!</w:t>
      </w:r>
      <w:r w:rsidRPr="00745543">
        <w:br/>
      </w:r>
      <w:r w:rsidRPr="00745543">
        <w:rPr>
          <w:b/>
          <w:bCs/>
          <w:rtl/>
        </w:rPr>
        <w:t>ب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شُكْرًا. هُوَ بَيْتٌ كَبِيرٌ قَدِيمٌ</w:t>
      </w:r>
      <w:r w:rsidRPr="00745543">
        <w:t>. - Спасибо. Это большой старый дом.</w:t>
      </w:r>
    </w:p>
    <w:p w14:paraId="1E1E2359" w14:textId="77777777" w:rsidR="00745543" w:rsidRPr="00745543" w:rsidRDefault="00745543" w:rsidP="00745543">
      <w:r w:rsidRPr="00745543">
        <w:rPr>
          <w:b/>
          <w:bCs/>
          <w:rtl/>
        </w:rPr>
        <w:t>أ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مَا لَوْنُهُ؟</w:t>
      </w:r>
      <w:r w:rsidRPr="00745543">
        <w:t xml:space="preserve"> - Какого цвета он?</w:t>
      </w:r>
      <w:r w:rsidRPr="00745543">
        <w:br/>
      </w:r>
      <w:r w:rsidRPr="00745543">
        <w:rPr>
          <w:b/>
          <w:bCs/>
          <w:rtl/>
        </w:rPr>
        <w:t>ب</w:t>
      </w:r>
      <w:r w:rsidRPr="00745543">
        <w:rPr>
          <w:b/>
          <w:bCs/>
        </w:rPr>
        <w:t>:</w:t>
      </w:r>
      <w:r w:rsidRPr="00745543">
        <w:t xml:space="preserve"> </w:t>
      </w:r>
      <w:r w:rsidRPr="00745543">
        <w:rPr>
          <w:rtl/>
        </w:rPr>
        <w:t>هُوَ أَبْيَضُ</w:t>
      </w:r>
      <w:r w:rsidRPr="00745543">
        <w:t>. - Он белый.</w:t>
      </w:r>
    </w:p>
    <w:p w14:paraId="053ED232" w14:textId="77777777" w:rsidR="00745543" w:rsidRPr="00745543" w:rsidRDefault="00745543" w:rsidP="00745543">
      <w:r w:rsidRPr="00745543">
        <w:pict w14:anchorId="6D14510A">
          <v:rect id="_x0000_i1301" style="width:0;height:1.5pt" o:hralign="center" o:hrstd="t" o:hr="t" fillcolor="#a0a0a0" stroked="f"/>
        </w:pict>
      </w:r>
    </w:p>
    <w:p w14:paraId="561278DE" w14:textId="77777777" w:rsidR="00745543" w:rsidRPr="00745543" w:rsidRDefault="00745543" w:rsidP="00745543">
      <w:pPr>
        <w:rPr>
          <w:b/>
          <w:bCs/>
        </w:rPr>
      </w:pPr>
      <w:r w:rsidRPr="00745543">
        <w:rPr>
          <w:rFonts w:ascii="Segoe UI Emoji" w:hAnsi="Segoe UI Emoji" w:cs="Segoe UI Emoji"/>
          <w:b/>
          <w:bCs/>
        </w:rPr>
        <w:t>✍️</w:t>
      </w:r>
      <w:r w:rsidRPr="00745543">
        <w:rPr>
          <w:b/>
          <w:bCs/>
        </w:rPr>
        <w:t xml:space="preserve"> УПРАЖНЕНИЯ</w:t>
      </w:r>
    </w:p>
    <w:p w14:paraId="1DB3B90A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Упражнение 1: Согласуйте прилагательное с существительным</w:t>
      </w:r>
    </w:p>
    <w:p w14:paraId="12CE66B0" w14:textId="77777777" w:rsidR="00745543" w:rsidRPr="00745543" w:rsidRDefault="00745543" w:rsidP="00745543">
      <w:r w:rsidRPr="00745543">
        <w:t>Поставьте прилагательное в правильную форму:</w:t>
      </w:r>
    </w:p>
    <w:p w14:paraId="13462E4E" w14:textId="77777777" w:rsidR="00745543" w:rsidRPr="00745543" w:rsidRDefault="00745543" w:rsidP="00745543">
      <w:pPr>
        <w:numPr>
          <w:ilvl w:val="0"/>
          <w:numId w:val="17"/>
        </w:numPr>
      </w:pPr>
      <w:r w:rsidRPr="00745543">
        <w:rPr>
          <w:rtl/>
        </w:rPr>
        <w:t>كِتَابٌ (كَبِيرٌ)</w:t>
      </w:r>
      <w:r w:rsidRPr="00745543">
        <w:t xml:space="preserve"> = ____</w:t>
      </w:r>
    </w:p>
    <w:p w14:paraId="066B1AF0" w14:textId="77777777" w:rsidR="00745543" w:rsidRPr="00745543" w:rsidRDefault="00745543" w:rsidP="00745543">
      <w:pPr>
        <w:numPr>
          <w:ilvl w:val="0"/>
          <w:numId w:val="17"/>
        </w:numPr>
      </w:pPr>
      <w:r w:rsidRPr="00745543">
        <w:rPr>
          <w:rtl/>
        </w:rPr>
        <w:t>سَيَّارَةٌ (جَدِيدٌ)</w:t>
      </w:r>
      <w:r w:rsidRPr="00745543">
        <w:t xml:space="preserve"> = ____</w:t>
      </w:r>
    </w:p>
    <w:p w14:paraId="55F5304B" w14:textId="77777777" w:rsidR="00745543" w:rsidRPr="00745543" w:rsidRDefault="00745543" w:rsidP="00745543">
      <w:pPr>
        <w:numPr>
          <w:ilvl w:val="0"/>
          <w:numId w:val="17"/>
        </w:numPr>
      </w:pPr>
      <w:r w:rsidRPr="00745543">
        <w:rPr>
          <w:rtl/>
        </w:rPr>
        <w:t>بَيْتٌ (جَمِيلٌ)</w:t>
      </w:r>
      <w:r w:rsidRPr="00745543">
        <w:t xml:space="preserve"> = ____</w:t>
      </w:r>
    </w:p>
    <w:p w14:paraId="3A4A958C" w14:textId="77777777" w:rsidR="00745543" w:rsidRPr="00745543" w:rsidRDefault="00745543" w:rsidP="00745543">
      <w:pPr>
        <w:numPr>
          <w:ilvl w:val="0"/>
          <w:numId w:val="17"/>
        </w:numPr>
      </w:pPr>
      <w:r w:rsidRPr="00745543">
        <w:rPr>
          <w:rtl/>
        </w:rPr>
        <w:t>غُرْفَةٌ (صَغِيرٌ)</w:t>
      </w:r>
      <w:r w:rsidRPr="00745543">
        <w:t xml:space="preserve"> = ____</w:t>
      </w:r>
    </w:p>
    <w:p w14:paraId="5A57EFB4" w14:textId="77777777" w:rsidR="00745543" w:rsidRPr="00745543" w:rsidRDefault="00745543" w:rsidP="00745543">
      <w:pPr>
        <w:numPr>
          <w:ilvl w:val="0"/>
          <w:numId w:val="17"/>
        </w:numPr>
      </w:pPr>
      <w:r w:rsidRPr="00745543">
        <w:rPr>
          <w:rtl/>
        </w:rPr>
        <w:t>قَلَمٌ (أَحْمَرُ)</w:t>
      </w:r>
      <w:r w:rsidRPr="00745543">
        <w:t xml:space="preserve"> = ____</w:t>
      </w:r>
    </w:p>
    <w:p w14:paraId="7A93B00B" w14:textId="77777777" w:rsidR="00745543" w:rsidRPr="00745543" w:rsidRDefault="00745543" w:rsidP="00745543">
      <w:r w:rsidRPr="00745543">
        <w:rPr>
          <w:b/>
          <w:bCs/>
        </w:rPr>
        <w:t>Ответы:</w:t>
      </w:r>
    </w:p>
    <w:p w14:paraId="0ED5862B" w14:textId="77777777" w:rsidR="00745543" w:rsidRPr="00745543" w:rsidRDefault="00745543" w:rsidP="00745543">
      <w:pPr>
        <w:numPr>
          <w:ilvl w:val="0"/>
          <w:numId w:val="18"/>
        </w:numPr>
      </w:pPr>
      <w:r w:rsidRPr="00745543">
        <w:rPr>
          <w:rtl/>
        </w:rPr>
        <w:t>كِتَابٌ كَبِيرٌ</w:t>
      </w:r>
    </w:p>
    <w:p w14:paraId="3088CFF3" w14:textId="77777777" w:rsidR="00745543" w:rsidRPr="00745543" w:rsidRDefault="00745543" w:rsidP="00745543">
      <w:pPr>
        <w:numPr>
          <w:ilvl w:val="0"/>
          <w:numId w:val="18"/>
        </w:numPr>
      </w:pPr>
      <w:r w:rsidRPr="00745543">
        <w:rPr>
          <w:rtl/>
        </w:rPr>
        <w:t>سَيَّارَةٌ جَدِيدَةٌ</w:t>
      </w:r>
    </w:p>
    <w:p w14:paraId="0B9E7D30" w14:textId="77777777" w:rsidR="00745543" w:rsidRPr="00745543" w:rsidRDefault="00745543" w:rsidP="00745543">
      <w:pPr>
        <w:numPr>
          <w:ilvl w:val="0"/>
          <w:numId w:val="18"/>
        </w:numPr>
      </w:pPr>
      <w:r w:rsidRPr="00745543">
        <w:rPr>
          <w:rtl/>
        </w:rPr>
        <w:t>بَيْتٌ جَمِيلٌ</w:t>
      </w:r>
    </w:p>
    <w:p w14:paraId="5A356118" w14:textId="77777777" w:rsidR="00745543" w:rsidRPr="00745543" w:rsidRDefault="00745543" w:rsidP="00745543">
      <w:pPr>
        <w:numPr>
          <w:ilvl w:val="0"/>
          <w:numId w:val="18"/>
        </w:numPr>
      </w:pPr>
      <w:r w:rsidRPr="00745543">
        <w:rPr>
          <w:rtl/>
        </w:rPr>
        <w:t>غُرْفَةٌ صَغِيرَةٌ</w:t>
      </w:r>
    </w:p>
    <w:p w14:paraId="4CDABA92" w14:textId="77777777" w:rsidR="00745543" w:rsidRPr="00745543" w:rsidRDefault="00745543" w:rsidP="00745543">
      <w:pPr>
        <w:numPr>
          <w:ilvl w:val="0"/>
          <w:numId w:val="18"/>
        </w:numPr>
      </w:pPr>
      <w:r w:rsidRPr="00745543">
        <w:rPr>
          <w:rtl/>
        </w:rPr>
        <w:t>قَلَمٌ أَحْمَرُ</w:t>
      </w:r>
    </w:p>
    <w:p w14:paraId="7E345F9B" w14:textId="77777777" w:rsidR="00745543" w:rsidRPr="00745543" w:rsidRDefault="00745543" w:rsidP="00745543">
      <w:r w:rsidRPr="00745543">
        <w:pict w14:anchorId="3F75CE91">
          <v:rect id="_x0000_i1302" style="width:0;height:1.5pt" o:hralign="center" o:hrstd="t" o:hr="t" fillcolor="#a0a0a0" stroked="f"/>
        </w:pict>
      </w:r>
    </w:p>
    <w:p w14:paraId="3A44C514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lastRenderedPageBreak/>
        <w:t>Упражнение 2: Переведите на русский</w:t>
      </w:r>
    </w:p>
    <w:p w14:paraId="7B496F32" w14:textId="77777777" w:rsidR="00745543" w:rsidRPr="00745543" w:rsidRDefault="00745543" w:rsidP="00745543">
      <w:pPr>
        <w:numPr>
          <w:ilvl w:val="0"/>
          <w:numId w:val="19"/>
        </w:numPr>
      </w:pPr>
      <w:r w:rsidRPr="00745543">
        <w:rPr>
          <w:rtl/>
        </w:rPr>
        <w:t>هَذَا بَيْتٌ كَبِيرٌ جَمِيلٌ</w:t>
      </w:r>
    </w:p>
    <w:p w14:paraId="4B3BD6B0" w14:textId="77777777" w:rsidR="00745543" w:rsidRPr="00745543" w:rsidRDefault="00745543" w:rsidP="00745543">
      <w:pPr>
        <w:numPr>
          <w:ilvl w:val="0"/>
          <w:numId w:val="19"/>
        </w:numPr>
      </w:pPr>
      <w:r w:rsidRPr="00745543">
        <w:rPr>
          <w:rtl/>
        </w:rPr>
        <w:t>هَذِهِ سَيَّارَةٌ جَدِيدَةٌ سَرِيعَةٌ</w:t>
      </w:r>
    </w:p>
    <w:p w14:paraId="51A7EBCA" w14:textId="77777777" w:rsidR="00745543" w:rsidRPr="00745543" w:rsidRDefault="00745543" w:rsidP="00745543">
      <w:pPr>
        <w:numPr>
          <w:ilvl w:val="0"/>
          <w:numId w:val="19"/>
        </w:numPr>
      </w:pPr>
      <w:r w:rsidRPr="00745543">
        <w:rPr>
          <w:rtl/>
        </w:rPr>
        <w:t>هَذَا رَجُلٌ طَيِّبٌ</w:t>
      </w:r>
    </w:p>
    <w:p w14:paraId="320D73A8" w14:textId="77777777" w:rsidR="00745543" w:rsidRPr="00745543" w:rsidRDefault="00745543" w:rsidP="00745543">
      <w:pPr>
        <w:numPr>
          <w:ilvl w:val="0"/>
          <w:numId w:val="19"/>
        </w:numPr>
      </w:pPr>
      <w:r w:rsidRPr="00745543">
        <w:rPr>
          <w:rtl/>
        </w:rPr>
        <w:t>هَذِهِ امْرَأَةٌ مُجْتَهِدَةٌ</w:t>
      </w:r>
    </w:p>
    <w:p w14:paraId="491AD49D" w14:textId="77777777" w:rsidR="00745543" w:rsidRPr="00745543" w:rsidRDefault="00745543" w:rsidP="00745543">
      <w:pPr>
        <w:numPr>
          <w:ilvl w:val="0"/>
          <w:numId w:val="19"/>
        </w:numPr>
      </w:pPr>
      <w:r w:rsidRPr="00745543">
        <w:rPr>
          <w:rtl/>
        </w:rPr>
        <w:t>كِتَابِي الجَدِيدُ</w:t>
      </w:r>
    </w:p>
    <w:p w14:paraId="255B6A0C" w14:textId="77777777" w:rsidR="00745543" w:rsidRPr="00745543" w:rsidRDefault="00745543" w:rsidP="00745543">
      <w:r w:rsidRPr="00745543">
        <w:rPr>
          <w:b/>
          <w:bCs/>
        </w:rPr>
        <w:t>Ответы:</w:t>
      </w:r>
    </w:p>
    <w:p w14:paraId="3F000E20" w14:textId="77777777" w:rsidR="00745543" w:rsidRPr="00745543" w:rsidRDefault="00745543" w:rsidP="00745543">
      <w:pPr>
        <w:numPr>
          <w:ilvl w:val="0"/>
          <w:numId w:val="20"/>
        </w:numPr>
      </w:pPr>
      <w:r w:rsidRPr="00745543">
        <w:t>Это большой красивый дом</w:t>
      </w:r>
    </w:p>
    <w:p w14:paraId="002AAB35" w14:textId="77777777" w:rsidR="00745543" w:rsidRPr="00745543" w:rsidRDefault="00745543" w:rsidP="00745543">
      <w:pPr>
        <w:numPr>
          <w:ilvl w:val="0"/>
          <w:numId w:val="20"/>
        </w:numPr>
      </w:pPr>
      <w:r w:rsidRPr="00745543">
        <w:t>Это новая быстрая машина</w:t>
      </w:r>
    </w:p>
    <w:p w14:paraId="7FF6D1F6" w14:textId="77777777" w:rsidR="00745543" w:rsidRPr="00745543" w:rsidRDefault="00745543" w:rsidP="00745543">
      <w:pPr>
        <w:numPr>
          <w:ilvl w:val="0"/>
          <w:numId w:val="20"/>
        </w:numPr>
      </w:pPr>
      <w:r w:rsidRPr="00745543">
        <w:t>Это добрый человек</w:t>
      </w:r>
    </w:p>
    <w:p w14:paraId="3AE1D609" w14:textId="77777777" w:rsidR="00745543" w:rsidRPr="00745543" w:rsidRDefault="00745543" w:rsidP="00745543">
      <w:pPr>
        <w:numPr>
          <w:ilvl w:val="0"/>
          <w:numId w:val="20"/>
        </w:numPr>
      </w:pPr>
      <w:r w:rsidRPr="00745543">
        <w:t>Это старательная женщина</w:t>
      </w:r>
    </w:p>
    <w:p w14:paraId="04DCEF50" w14:textId="77777777" w:rsidR="00745543" w:rsidRPr="00745543" w:rsidRDefault="00745543" w:rsidP="00745543">
      <w:pPr>
        <w:numPr>
          <w:ilvl w:val="0"/>
          <w:numId w:val="20"/>
        </w:numPr>
      </w:pPr>
      <w:r w:rsidRPr="00745543">
        <w:t>Моя новая книга</w:t>
      </w:r>
    </w:p>
    <w:p w14:paraId="2AD593F3" w14:textId="77777777" w:rsidR="00745543" w:rsidRPr="00745543" w:rsidRDefault="00745543" w:rsidP="00745543">
      <w:r w:rsidRPr="00745543">
        <w:pict w14:anchorId="258253BD">
          <v:rect id="_x0000_i1303" style="width:0;height:1.5pt" o:hralign="center" o:hrstd="t" o:hr="t" fillcolor="#a0a0a0" stroked="f"/>
        </w:pict>
      </w:r>
    </w:p>
    <w:p w14:paraId="5E999A7B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Упражнение 3: Переведите на арабский</w:t>
      </w:r>
    </w:p>
    <w:p w14:paraId="45C84C48" w14:textId="77777777" w:rsidR="00745543" w:rsidRPr="00745543" w:rsidRDefault="00745543" w:rsidP="00745543">
      <w:pPr>
        <w:numPr>
          <w:ilvl w:val="0"/>
          <w:numId w:val="21"/>
        </w:numPr>
      </w:pPr>
      <w:r w:rsidRPr="00745543">
        <w:t>Большая книга</w:t>
      </w:r>
    </w:p>
    <w:p w14:paraId="302339B4" w14:textId="77777777" w:rsidR="00745543" w:rsidRPr="00745543" w:rsidRDefault="00745543" w:rsidP="00745543">
      <w:pPr>
        <w:numPr>
          <w:ilvl w:val="0"/>
          <w:numId w:val="21"/>
        </w:numPr>
      </w:pPr>
      <w:r w:rsidRPr="00745543">
        <w:t>Красивая машина</w:t>
      </w:r>
    </w:p>
    <w:p w14:paraId="5269762C" w14:textId="77777777" w:rsidR="00745543" w:rsidRPr="00745543" w:rsidRDefault="00745543" w:rsidP="00745543">
      <w:pPr>
        <w:numPr>
          <w:ilvl w:val="0"/>
          <w:numId w:val="21"/>
        </w:numPr>
      </w:pPr>
      <w:r w:rsidRPr="00745543">
        <w:t>Новый дом</w:t>
      </w:r>
    </w:p>
    <w:p w14:paraId="32E75046" w14:textId="77777777" w:rsidR="00745543" w:rsidRPr="00745543" w:rsidRDefault="00745543" w:rsidP="00745543">
      <w:pPr>
        <w:numPr>
          <w:ilvl w:val="0"/>
          <w:numId w:val="21"/>
        </w:numPr>
      </w:pPr>
      <w:r w:rsidRPr="00745543">
        <w:t>Маленькая комната</w:t>
      </w:r>
    </w:p>
    <w:p w14:paraId="6EFF628C" w14:textId="77777777" w:rsidR="00745543" w:rsidRPr="00745543" w:rsidRDefault="00745543" w:rsidP="00745543">
      <w:pPr>
        <w:numPr>
          <w:ilvl w:val="0"/>
          <w:numId w:val="21"/>
        </w:numPr>
      </w:pPr>
      <w:r w:rsidRPr="00745543">
        <w:t>Моя старая сумка</w:t>
      </w:r>
    </w:p>
    <w:p w14:paraId="56747BE2" w14:textId="77777777" w:rsidR="00745543" w:rsidRPr="00745543" w:rsidRDefault="00745543" w:rsidP="00745543">
      <w:r w:rsidRPr="00745543">
        <w:rPr>
          <w:b/>
          <w:bCs/>
        </w:rPr>
        <w:t>Ответы:</w:t>
      </w:r>
    </w:p>
    <w:p w14:paraId="4DC18403" w14:textId="77777777" w:rsidR="00745543" w:rsidRPr="00745543" w:rsidRDefault="00745543" w:rsidP="00745543">
      <w:pPr>
        <w:numPr>
          <w:ilvl w:val="0"/>
          <w:numId w:val="22"/>
        </w:numPr>
      </w:pPr>
      <w:r w:rsidRPr="00745543">
        <w:rPr>
          <w:rtl/>
        </w:rPr>
        <w:t>كِتَابٌ كَبِيرٌ</w:t>
      </w:r>
    </w:p>
    <w:p w14:paraId="13F24B0C" w14:textId="77777777" w:rsidR="00745543" w:rsidRPr="00745543" w:rsidRDefault="00745543" w:rsidP="00745543">
      <w:pPr>
        <w:numPr>
          <w:ilvl w:val="0"/>
          <w:numId w:val="22"/>
        </w:numPr>
      </w:pPr>
      <w:r w:rsidRPr="00745543">
        <w:rPr>
          <w:rtl/>
        </w:rPr>
        <w:t>سَيَّارَةٌ جَمِيلَةٌ</w:t>
      </w:r>
    </w:p>
    <w:p w14:paraId="5135CAAC" w14:textId="77777777" w:rsidR="00745543" w:rsidRPr="00745543" w:rsidRDefault="00745543" w:rsidP="00745543">
      <w:pPr>
        <w:numPr>
          <w:ilvl w:val="0"/>
          <w:numId w:val="22"/>
        </w:numPr>
      </w:pPr>
      <w:r w:rsidRPr="00745543">
        <w:rPr>
          <w:rtl/>
        </w:rPr>
        <w:t>بَيْتٌ جَدِيدٌ</w:t>
      </w:r>
    </w:p>
    <w:p w14:paraId="17AD14FC" w14:textId="77777777" w:rsidR="00745543" w:rsidRPr="00745543" w:rsidRDefault="00745543" w:rsidP="00745543">
      <w:pPr>
        <w:numPr>
          <w:ilvl w:val="0"/>
          <w:numId w:val="22"/>
        </w:numPr>
      </w:pPr>
      <w:r w:rsidRPr="00745543">
        <w:rPr>
          <w:rtl/>
        </w:rPr>
        <w:t>غُرْفَةٌ صَغِيرَةٌ</w:t>
      </w:r>
    </w:p>
    <w:p w14:paraId="660ABB9F" w14:textId="77777777" w:rsidR="00745543" w:rsidRPr="00745543" w:rsidRDefault="00745543" w:rsidP="00745543">
      <w:pPr>
        <w:numPr>
          <w:ilvl w:val="0"/>
          <w:numId w:val="22"/>
        </w:numPr>
      </w:pPr>
      <w:r w:rsidRPr="00745543">
        <w:rPr>
          <w:rtl/>
        </w:rPr>
        <w:t>حَقِيبَتِي القَدِيمَةُ</w:t>
      </w:r>
    </w:p>
    <w:p w14:paraId="44CCA5D1" w14:textId="77777777" w:rsidR="00745543" w:rsidRPr="00745543" w:rsidRDefault="00745543" w:rsidP="00745543">
      <w:r w:rsidRPr="00745543">
        <w:pict w14:anchorId="13D342F1">
          <v:rect id="_x0000_i1304" style="width:0;height:1.5pt" o:hralign="center" o:hrstd="t" o:hr="t" fillcolor="#a0a0a0" stroked="f"/>
        </w:pict>
      </w:r>
    </w:p>
    <w:p w14:paraId="7A0221B5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lastRenderedPageBreak/>
        <w:t>Упражнение 4: Добавьте определённый артикль</w:t>
      </w:r>
    </w:p>
    <w:p w14:paraId="3ED41457" w14:textId="77777777" w:rsidR="00745543" w:rsidRPr="00745543" w:rsidRDefault="00745543" w:rsidP="00745543">
      <w:r w:rsidRPr="00745543">
        <w:t>Сделайте словосочетания определёнными:</w:t>
      </w:r>
    </w:p>
    <w:p w14:paraId="691D238C" w14:textId="77777777" w:rsidR="00745543" w:rsidRPr="00745543" w:rsidRDefault="00745543" w:rsidP="00745543">
      <w:pPr>
        <w:numPr>
          <w:ilvl w:val="0"/>
          <w:numId w:val="23"/>
        </w:numPr>
      </w:pPr>
      <w:r w:rsidRPr="00745543">
        <w:rPr>
          <w:rtl/>
        </w:rPr>
        <w:t>كِتَابٌ كَبِيرٌ</w:t>
      </w:r>
      <w:r w:rsidRPr="00745543">
        <w:t xml:space="preserve"> → ____</w:t>
      </w:r>
    </w:p>
    <w:p w14:paraId="1DE998D0" w14:textId="77777777" w:rsidR="00745543" w:rsidRPr="00745543" w:rsidRDefault="00745543" w:rsidP="00745543">
      <w:pPr>
        <w:numPr>
          <w:ilvl w:val="0"/>
          <w:numId w:val="23"/>
        </w:numPr>
      </w:pPr>
      <w:r w:rsidRPr="00745543">
        <w:rPr>
          <w:rtl/>
        </w:rPr>
        <w:t>سَيَّارَةٌ جَمِيلَةٌ</w:t>
      </w:r>
      <w:r w:rsidRPr="00745543">
        <w:t xml:space="preserve"> → ____</w:t>
      </w:r>
    </w:p>
    <w:p w14:paraId="25982D12" w14:textId="77777777" w:rsidR="00745543" w:rsidRPr="00745543" w:rsidRDefault="00745543" w:rsidP="00745543">
      <w:pPr>
        <w:numPr>
          <w:ilvl w:val="0"/>
          <w:numId w:val="23"/>
        </w:numPr>
      </w:pPr>
      <w:r w:rsidRPr="00745543">
        <w:rPr>
          <w:rtl/>
        </w:rPr>
        <w:t>بَيْتٌ جَدِيدٌ</w:t>
      </w:r>
      <w:r w:rsidRPr="00745543">
        <w:t xml:space="preserve"> → ____</w:t>
      </w:r>
    </w:p>
    <w:p w14:paraId="5A05C648" w14:textId="77777777" w:rsidR="00745543" w:rsidRPr="00745543" w:rsidRDefault="00745543" w:rsidP="00745543">
      <w:r w:rsidRPr="00745543">
        <w:rPr>
          <w:b/>
          <w:bCs/>
        </w:rPr>
        <w:t>Ответы:</w:t>
      </w:r>
    </w:p>
    <w:p w14:paraId="2A94A195" w14:textId="77777777" w:rsidR="00745543" w:rsidRPr="00745543" w:rsidRDefault="00745543" w:rsidP="00745543">
      <w:pPr>
        <w:numPr>
          <w:ilvl w:val="0"/>
          <w:numId w:val="24"/>
        </w:numPr>
      </w:pPr>
      <w:r w:rsidRPr="00745543">
        <w:rPr>
          <w:rtl/>
        </w:rPr>
        <w:t>الكِتَابُ الكَبِيرُ</w:t>
      </w:r>
    </w:p>
    <w:p w14:paraId="23079A69" w14:textId="77777777" w:rsidR="00745543" w:rsidRPr="00745543" w:rsidRDefault="00745543" w:rsidP="00745543">
      <w:pPr>
        <w:numPr>
          <w:ilvl w:val="0"/>
          <w:numId w:val="24"/>
        </w:numPr>
      </w:pPr>
      <w:r w:rsidRPr="00745543">
        <w:rPr>
          <w:rtl/>
        </w:rPr>
        <w:t>السَّيَّارَةُ الجَمِيلَةُ</w:t>
      </w:r>
    </w:p>
    <w:p w14:paraId="75BB7A58" w14:textId="77777777" w:rsidR="00745543" w:rsidRPr="00745543" w:rsidRDefault="00745543" w:rsidP="00745543">
      <w:pPr>
        <w:numPr>
          <w:ilvl w:val="0"/>
          <w:numId w:val="24"/>
        </w:numPr>
      </w:pPr>
      <w:r w:rsidRPr="00745543">
        <w:rPr>
          <w:rtl/>
        </w:rPr>
        <w:t>البَيْتُ الجَدِيدُ</w:t>
      </w:r>
    </w:p>
    <w:p w14:paraId="345177C2" w14:textId="77777777" w:rsidR="00745543" w:rsidRPr="00745543" w:rsidRDefault="00745543" w:rsidP="00745543">
      <w:r w:rsidRPr="00745543">
        <w:pict w14:anchorId="2ABBE3C1">
          <v:rect id="_x0000_i1305" style="width:0;height:1.5pt" o:hralign="center" o:hrstd="t" o:hr="t" fillcolor="#a0a0a0" stroked="f"/>
        </w:pict>
      </w:r>
    </w:p>
    <w:p w14:paraId="346C15A2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Упражнение 5: Опишите предметы</w:t>
      </w:r>
    </w:p>
    <w:p w14:paraId="3186BE9F" w14:textId="77777777" w:rsidR="00745543" w:rsidRPr="00745543" w:rsidRDefault="00745543" w:rsidP="00745543">
      <w:r w:rsidRPr="00745543">
        <w:t>Опишите каждый предмет двумя прилагательными:</w:t>
      </w:r>
    </w:p>
    <w:p w14:paraId="194B9A47" w14:textId="77777777" w:rsidR="00745543" w:rsidRPr="00745543" w:rsidRDefault="00745543" w:rsidP="00745543">
      <w:pPr>
        <w:numPr>
          <w:ilvl w:val="0"/>
          <w:numId w:val="25"/>
        </w:numPr>
      </w:pPr>
      <w:r w:rsidRPr="00745543">
        <w:rPr>
          <w:rtl/>
        </w:rPr>
        <w:t>كِتَابٌ</w:t>
      </w:r>
      <w:r w:rsidRPr="00745543">
        <w:t xml:space="preserve"> (большой, новый)</w:t>
      </w:r>
    </w:p>
    <w:p w14:paraId="046A5855" w14:textId="77777777" w:rsidR="00745543" w:rsidRPr="00745543" w:rsidRDefault="00745543" w:rsidP="00745543">
      <w:pPr>
        <w:numPr>
          <w:ilvl w:val="0"/>
          <w:numId w:val="25"/>
        </w:numPr>
      </w:pPr>
      <w:r w:rsidRPr="00745543">
        <w:rPr>
          <w:rtl/>
        </w:rPr>
        <w:t>سَيَّارَةٌ</w:t>
      </w:r>
      <w:r w:rsidRPr="00745543">
        <w:t xml:space="preserve"> (красивая, быстрая)</w:t>
      </w:r>
    </w:p>
    <w:p w14:paraId="7ECB73BE" w14:textId="77777777" w:rsidR="00745543" w:rsidRPr="00745543" w:rsidRDefault="00745543" w:rsidP="00745543">
      <w:pPr>
        <w:numPr>
          <w:ilvl w:val="0"/>
          <w:numId w:val="25"/>
        </w:numPr>
      </w:pPr>
      <w:r w:rsidRPr="00745543">
        <w:rPr>
          <w:rtl/>
        </w:rPr>
        <w:t>بَيْتٌ</w:t>
      </w:r>
      <w:r w:rsidRPr="00745543">
        <w:t xml:space="preserve"> (маленький, старый)</w:t>
      </w:r>
    </w:p>
    <w:p w14:paraId="5E242912" w14:textId="77777777" w:rsidR="00745543" w:rsidRPr="00745543" w:rsidRDefault="00745543" w:rsidP="00745543">
      <w:r w:rsidRPr="00745543">
        <w:rPr>
          <w:b/>
          <w:bCs/>
        </w:rPr>
        <w:t>Ответы:</w:t>
      </w:r>
    </w:p>
    <w:p w14:paraId="2C488ADB" w14:textId="77777777" w:rsidR="00745543" w:rsidRPr="00745543" w:rsidRDefault="00745543" w:rsidP="00745543">
      <w:pPr>
        <w:numPr>
          <w:ilvl w:val="0"/>
          <w:numId w:val="26"/>
        </w:numPr>
      </w:pPr>
      <w:r w:rsidRPr="00745543">
        <w:rPr>
          <w:rtl/>
        </w:rPr>
        <w:t>كِتَابٌ كَبِيرٌ جَدِيدٌ</w:t>
      </w:r>
    </w:p>
    <w:p w14:paraId="7603BBF0" w14:textId="77777777" w:rsidR="00745543" w:rsidRPr="00745543" w:rsidRDefault="00745543" w:rsidP="00745543">
      <w:pPr>
        <w:numPr>
          <w:ilvl w:val="0"/>
          <w:numId w:val="26"/>
        </w:numPr>
      </w:pPr>
      <w:r w:rsidRPr="00745543">
        <w:rPr>
          <w:rtl/>
        </w:rPr>
        <w:t>سَيَّارَةٌ جَمِيلَةٌ سَرِيعَةٌ</w:t>
      </w:r>
    </w:p>
    <w:p w14:paraId="084DD1DD" w14:textId="77777777" w:rsidR="00745543" w:rsidRPr="00745543" w:rsidRDefault="00745543" w:rsidP="00745543">
      <w:pPr>
        <w:numPr>
          <w:ilvl w:val="0"/>
          <w:numId w:val="26"/>
        </w:numPr>
      </w:pPr>
      <w:r w:rsidRPr="00745543">
        <w:rPr>
          <w:rtl/>
        </w:rPr>
        <w:t>بَيْتٌ صَغِيرٌ قَدِيمٌ</w:t>
      </w:r>
    </w:p>
    <w:p w14:paraId="2C78BF83" w14:textId="77777777" w:rsidR="00745543" w:rsidRPr="00745543" w:rsidRDefault="00745543" w:rsidP="00745543">
      <w:r w:rsidRPr="00745543">
        <w:pict w14:anchorId="051D328B">
          <v:rect id="_x0000_i1306" style="width:0;height:1.5pt" o:hralign="center" o:hrstd="t" o:hr="t" fillcolor="#a0a0a0" stroked="f"/>
        </w:pict>
      </w:r>
    </w:p>
    <w:p w14:paraId="2F57CF38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Упражнение 6: Исправьте ошибки</w:t>
      </w:r>
    </w:p>
    <w:p w14:paraId="56B56DE3" w14:textId="77777777" w:rsidR="00745543" w:rsidRPr="00745543" w:rsidRDefault="00745543" w:rsidP="00745543">
      <w:r w:rsidRPr="00745543">
        <w:t>Найдите и исправьте ошибки в согласовании:</w:t>
      </w:r>
    </w:p>
    <w:p w14:paraId="09456F71" w14:textId="77777777" w:rsidR="00745543" w:rsidRPr="00745543" w:rsidRDefault="00745543" w:rsidP="00745543">
      <w:pPr>
        <w:numPr>
          <w:ilvl w:val="0"/>
          <w:numId w:val="27"/>
        </w:numPr>
      </w:pPr>
      <w:r w:rsidRPr="00745543">
        <w:rPr>
          <w:rtl/>
        </w:rPr>
        <w:t>سَيَّارَةٌ كَبِيرٌ</w:t>
      </w:r>
      <w:r w:rsidRPr="00745543">
        <w:t xml:space="preserve"> (неправильный род)</w:t>
      </w:r>
    </w:p>
    <w:p w14:paraId="47D0EA96" w14:textId="77777777" w:rsidR="00745543" w:rsidRPr="00745543" w:rsidRDefault="00745543" w:rsidP="00745543">
      <w:pPr>
        <w:numPr>
          <w:ilvl w:val="0"/>
          <w:numId w:val="27"/>
        </w:numPr>
      </w:pPr>
      <w:r w:rsidRPr="00745543">
        <w:rPr>
          <w:rtl/>
        </w:rPr>
        <w:t>كِتَابٌ جَمِيلَةٌ</w:t>
      </w:r>
      <w:r w:rsidRPr="00745543">
        <w:t xml:space="preserve"> (неправильный род)</w:t>
      </w:r>
    </w:p>
    <w:p w14:paraId="34C46099" w14:textId="77777777" w:rsidR="00745543" w:rsidRPr="00745543" w:rsidRDefault="00745543" w:rsidP="00745543">
      <w:pPr>
        <w:numPr>
          <w:ilvl w:val="0"/>
          <w:numId w:val="27"/>
        </w:numPr>
      </w:pPr>
      <w:r w:rsidRPr="00745543">
        <w:rPr>
          <w:rtl/>
        </w:rPr>
        <w:t>الكِتَابُ كَبِيرٌ</w:t>
      </w:r>
      <w:r w:rsidRPr="00745543">
        <w:t xml:space="preserve"> (отсутствует артикль у прилагательного)</w:t>
      </w:r>
    </w:p>
    <w:p w14:paraId="6CBA9AD5" w14:textId="77777777" w:rsidR="00745543" w:rsidRPr="00745543" w:rsidRDefault="00745543" w:rsidP="00745543">
      <w:pPr>
        <w:numPr>
          <w:ilvl w:val="0"/>
          <w:numId w:val="27"/>
        </w:numPr>
      </w:pPr>
      <w:r w:rsidRPr="00745543">
        <w:rPr>
          <w:rtl/>
        </w:rPr>
        <w:t>بَيْتِي جَمِيلٌ</w:t>
      </w:r>
      <w:r w:rsidRPr="00745543">
        <w:t xml:space="preserve"> (отсутствует артикль у прилагательного)</w:t>
      </w:r>
    </w:p>
    <w:p w14:paraId="4DD2C1A2" w14:textId="77777777" w:rsidR="00745543" w:rsidRPr="00745543" w:rsidRDefault="00745543" w:rsidP="00745543">
      <w:r w:rsidRPr="00745543">
        <w:rPr>
          <w:b/>
          <w:bCs/>
        </w:rPr>
        <w:lastRenderedPageBreak/>
        <w:t>Ответы:</w:t>
      </w:r>
    </w:p>
    <w:p w14:paraId="295B3F31" w14:textId="77777777" w:rsidR="00745543" w:rsidRPr="00745543" w:rsidRDefault="00745543" w:rsidP="00745543">
      <w:pPr>
        <w:numPr>
          <w:ilvl w:val="0"/>
          <w:numId w:val="28"/>
        </w:numPr>
      </w:pPr>
      <w:r w:rsidRPr="00745543">
        <w:rPr>
          <w:rtl/>
        </w:rPr>
        <w:t>سَيَّارَةٌ كَبِيرَةٌ</w:t>
      </w:r>
    </w:p>
    <w:p w14:paraId="2C93FE63" w14:textId="77777777" w:rsidR="00745543" w:rsidRPr="00745543" w:rsidRDefault="00745543" w:rsidP="00745543">
      <w:pPr>
        <w:numPr>
          <w:ilvl w:val="0"/>
          <w:numId w:val="28"/>
        </w:numPr>
      </w:pPr>
      <w:r w:rsidRPr="00745543">
        <w:rPr>
          <w:rtl/>
        </w:rPr>
        <w:t>كِتَابٌ جَمِيلٌ</w:t>
      </w:r>
    </w:p>
    <w:p w14:paraId="4492EFA9" w14:textId="77777777" w:rsidR="00745543" w:rsidRPr="00745543" w:rsidRDefault="00745543" w:rsidP="00745543">
      <w:pPr>
        <w:numPr>
          <w:ilvl w:val="0"/>
          <w:numId w:val="28"/>
        </w:numPr>
      </w:pPr>
      <w:r w:rsidRPr="00745543">
        <w:rPr>
          <w:rtl/>
        </w:rPr>
        <w:t>الكِتَابُ الكَبِيرُ</w:t>
      </w:r>
    </w:p>
    <w:p w14:paraId="5400FC1D" w14:textId="77777777" w:rsidR="00745543" w:rsidRPr="00745543" w:rsidRDefault="00745543" w:rsidP="00745543">
      <w:pPr>
        <w:numPr>
          <w:ilvl w:val="0"/>
          <w:numId w:val="28"/>
        </w:numPr>
      </w:pPr>
      <w:r w:rsidRPr="00745543">
        <w:rPr>
          <w:rtl/>
        </w:rPr>
        <w:t>بَيْتِي الجَمِيلُ</w:t>
      </w:r>
    </w:p>
    <w:p w14:paraId="44D4B695" w14:textId="77777777" w:rsidR="00745543" w:rsidRPr="00745543" w:rsidRDefault="00745543" w:rsidP="00745543">
      <w:r w:rsidRPr="00745543">
        <w:pict w14:anchorId="4C28A04A">
          <v:rect id="_x0000_i1307" style="width:0;height:1.5pt" o:hralign="center" o:hrstd="t" o:hr="t" fillcolor="#a0a0a0" stroked="f"/>
        </w:pict>
      </w:r>
    </w:p>
    <w:p w14:paraId="2F6D4800" w14:textId="77777777" w:rsidR="00745543" w:rsidRPr="00745543" w:rsidRDefault="00745543" w:rsidP="00745543">
      <w:pPr>
        <w:rPr>
          <w:b/>
          <w:bCs/>
        </w:rPr>
      </w:pPr>
      <w:r w:rsidRPr="00745543">
        <w:rPr>
          <w:rFonts w:ascii="Segoe UI Emoji" w:hAnsi="Segoe UI Emoji" w:cs="Segoe UI Emoji"/>
          <w:b/>
          <w:bCs/>
        </w:rPr>
        <w:t>🎓</w:t>
      </w:r>
      <w:r w:rsidRPr="00745543">
        <w:rPr>
          <w:b/>
          <w:bCs/>
        </w:rPr>
        <w:t xml:space="preserve"> ГРАММАТИЧЕСКИЕ ЗАМЕТКИ</w:t>
      </w:r>
    </w:p>
    <w:p w14:paraId="0E6FE1A0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1. Порядок слов:</w:t>
      </w:r>
    </w:p>
    <w:p w14:paraId="752F5E62" w14:textId="77777777" w:rsidR="00745543" w:rsidRPr="00745543" w:rsidRDefault="00745543" w:rsidP="00745543">
      <w:r w:rsidRPr="00745543">
        <w:rPr>
          <w:b/>
          <w:bCs/>
        </w:rPr>
        <w:t>В арабском:</w:t>
      </w:r>
      <w:r w:rsidRPr="00745543">
        <w:t xml:space="preserve"> Существительное + Прилагательное</w:t>
      </w:r>
      <w:r w:rsidRPr="00745543">
        <w:br/>
      </w:r>
      <w:r w:rsidRPr="00745543">
        <w:rPr>
          <w:b/>
          <w:bCs/>
        </w:rPr>
        <w:t>В русском:</w:t>
      </w:r>
      <w:r w:rsidRPr="00745543">
        <w:t xml:space="preserve"> Прилагательное + Существительное</w:t>
      </w:r>
    </w:p>
    <w:p w14:paraId="3544DCB3" w14:textId="77777777" w:rsidR="00745543" w:rsidRPr="00745543" w:rsidRDefault="00745543" w:rsidP="00745543">
      <w:r w:rsidRPr="00745543">
        <w:rPr>
          <w:b/>
          <w:bCs/>
        </w:rPr>
        <w:t>Примеры:</w:t>
      </w:r>
    </w:p>
    <w:p w14:paraId="2DD385B0" w14:textId="77777777" w:rsidR="00745543" w:rsidRPr="00745543" w:rsidRDefault="00745543" w:rsidP="00745543">
      <w:pPr>
        <w:numPr>
          <w:ilvl w:val="0"/>
          <w:numId w:val="29"/>
        </w:numPr>
      </w:pPr>
      <w:r w:rsidRPr="00745543">
        <w:rPr>
          <w:rtl/>
        </w:rPr>
        <w:t>كِتَابٌ كَبِيرٌ</w:t>
      </w:r>
      <w:r w:rsidRPr="00745543">
        <w:t xml:space="preserve"> (книга большая) = большая книга</w:t>
      </w:r>
    </w:p>
    <w:p w14:paraId="26BC6F6E" w14:textId="77777777" w:rsidR="00745543" w:rsidRPr="00745543" w:rsidRDefault="00745543" w:rsidP="00745543">
      <w:pPr>
        <w:numPr>
          <w:ilvl w:val="0"/>
          <w:numId w:val="29"/>
        </w:numPr>
      </w:pPr>
      <w:r w:rsidRPr="00745543">
        <w:rPr>
          <w:rtl/>
        </w:rPr>
        <w:t>بَيْتٌ جَمِيلٌ</w:t>
      </w:r>
      <w:r w:rsidRPr="00745543">
        <w:t xml:space="preserve"> (дом красивый) = красивый дом</w:t>
      </w:r>
    </w:p>
    <w:p w14:paraId="260B952C" w14:textId="77777777" w:rsidR="00745543" w:rsidRPr="00745543" w:rsidRDefault="00745543" w:rsidP="00745543">
      <w:r w:rsidRPr="00745543">
        <w:pict w14:anchorId="4D9A0DA6">
          <v:rect id="_x0000_i1308" style="width:0;height:1.5pt" o:hralign="center" o:hrstd="t" o:hr="t" fillcolor="#a0a0a0" stroked="f"/>
        </w:pict>
      </w:r>
    </w:p>
    <w:p w14:paraId="25667408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2. Тройное согласование:</w:t>
      </w:r>
    </w:p>
    <w:p w14:paraId="667E0F7A" w14:textId="77777777" w:rsidR="00745543" w:rsidRPr="00745543" w:rsidRDefault="00745543" w:rsidP="00745543">
      <w:r w:rsidRPr="00745543">
        <w:t>Прилагательное должно совпадать с существительным по трём параметрам:</w:t>
      </w:r>
    </w:p>
    <w:p w14:paraId="0D249A7C" w14:textId="77777777" w:rsidR="00745543" w:rsidRPr="00745543" w:rsidRDefault="00745543" w:rsidP="00745543">
      <w:pPr>
        <w:numPr>
          <w:ilvl w:val="0"/>
          <w:numId w:val="30"/>
        </w:numPr>
      </w:pPr>
      <w:r w:rsidRPr="00745543">
        <w:rPr>
          <w:b/>
          <w:bCs/>
        </w:rPr>
        <w:t>Род</w:t>
      </w:r>
      <w:r w:rsidRPr="00745543">
        <w:t xml:space="preserve"> (мужской/женский)</w:t>
      </w:r>
    </w:p>
    <w:p w14:paraId="50472E62" w14:textId="77777777" w:rsidR="00745543" w:rsidRPr="00745543" w:rsidRDefault="00745543" w:rsidP="00745543">
      <w:pPr>
        <w:numPr>
          <w:ilvl w:val="0"/>
          <w:numId w:val="30"/>
        </w:numPr>
      </w:pPr>
      <w:r w:rsidRPr="00745543">
        <w:rPr>
          <w:b/>
          <w:bCs/>
        </w:rPr>
        <w:t>Число</w:t>
      </w:r>
      <w:r w:rsidRPr="00745543">
        <w:t xml:space="preserve"> (единственное/множественное)</w:t>
      </w:r>
    </w:p>
    <w:p w14:paraId="55CB4D4D" w14:textId="77777777" w:rsidR="00745543" w:rsidRPr="00745543" w:rsidRDefault="00745543" w:rsidP="00745543">
      <w:pPr>
        <w:numPr>
          <w:ilvl w:val="0"/>
          <w:numId w:val="30"/>
        </w:numPr>
      </w:pPr>
      <w:r w:rsidRPr="00745543">
        <w:rPr>
          <w:b/>
          <w:bCs/>
        </w:rPr>
        <w:t>Определённость</w:t>
      </w:r>
      <w:r w:rsidRPr="00745543">
        <w:t xml:space="preserve"> (неопределённое/определённое)</w:t>
      </w:r>
    </w:p>
    <w:p w14:paraId="73616BCB" w14:textId="77777777" w:rsidR="00745543" w:rsidRPr="00745543" w:rsidRDefault="00745543" w:rsidP="00745543">
      <w:r w:rsidRPr="00745543">
        <w:pict w14:anchorId="2A0A802F">
          <v:rect id="_x0000_i1309" style="width:0;height:1.5pt" o:hralign="center" o:hrstd="t" o:hr="t" fillcolor="#a0a0a0" stroked="f"/>
        </w:pict>
      </w:r>
    </w:p>
    <w:p w14:paraId="7B714F5E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3. Особенности цветов:</w:t>
      </w:r>
    </w:p>
    <w:p w14:paraId="44FEB678" w14:textId="77777777" w:rsidR="00745543" w:rsidRPr="00745543" w:rsidRDefault="00745543" w:rsidP="00745543">
      <w:r w:rsidRPr="00745543">
        <w:t>Цвета имеют особую форму (</w:t>
      </w:r>
      <w:r w:rsidRPr="00745543">
        <w:rPr>
          <w:rtl/>
        </w:rPr>
        <w:t>وَزْن أَفْعَل</w:t>
      </w:r>
      <w:r w:rsidRPr="00745543">
        <w:t>):</w:t>
      </w:r>
    </w:p>
    <w:p w14:paraId="7AAAF407" w14:textId="77777777" w:rsidR="00745543" w:rsidRPr="00745543" w:rsidRDefault="00745543" w:rsidP="00745543">
      <w:r w:rsidRPr="00745543">
        <w:rPr>
          <w:b/>
          <w:bCs/>
        </w:rPr>
        <w:t>Мужской род:</w:t>
      </w:r>
      <w:r w:rsidRPr="00745543">
        <w:t xml:space="preserve"> </w:t>
      </w:r>
      <w:r w:rsidRPr="00745543">
        <w:rPr>
          <w:rtl/>
        </w:rPr>
        <w:t>أَفْعَلُ</w:t>
      </w:r>
      <w:r w:rsidRPr="00745543">
        <w:t xml:space="preserve"> (без танвина!)</w:t>
      </w:r>
    </w:p>
    <w:p w14:paraId="0B60B9F7" w14:textId="77777777" w:rsidR="00745543" w:rsidRPr="00745543" w:rsidRDefault="00745543" w:rsidP="00745543">
      <w:pPr>
        <w:numPr>
          <w:ilvl w:val="0"/>
          <w:numId w:val="31"/>
        </w:numPr>
      </w:pPr>
      <w:r w:rsidRPr="00745543">
        <w:rPr>
          <w:rtl/>
        </w:rPr>
        <w:t>أَبْيَضُ، أَحْمَرُ، أَخْضَرُ</w:t>
      </w:r>
    </w:p>
    <w:p w14:paraId="18CAF14E" w14:textId="77777777" w:rsidR="00745543" w:rsidRPr="00745543" w:rsidRDefault="00745543" w:rsidP="00745543">
      <w:r w:rsidRPr="00745543">
        <w:rPr>
          <w:b/>
          <w:bCs/>
        </w:rPr>
        <w:t>Женский род:</w:t>
      </w:r>
      <w:r w:rsidRPr="00745543">
        <w:t xml:space="preserve"> </w:t>
      </w:r>
      <w:r w:rsidRPr="00745543">
        <w:rPr>
          <w:rtl/>
        </w:rPr>
        <w:t>فَعْلَاءُ</w:t>
      </w:r>
      <w:r w:rsidRPr="00745543">
        <w:t xml:space="preserve"> (без танвина!)</w:t>
      </w:r>
    </w:p>
    <w:p w14:paraId="3C97F622" w14:textId="77777777" w:rsidR="00745543" w:rsidRPr="00745543" w:rsidRDefault="00745543" w:rsidP="00745543">
      <w:pPr>
        <w:numPr>
          <w:ilvl w:val="0"/>
          <w:numId w:val="32"/>
        </w:numPr>
      </w:pPr>
      <w:r w:rsidRPr="00745543">
        <w:rPr>
          <w:rtl/>
        </w:rPr>
        <w:t>بَيْضَاءُ، حَمْرَاءُ، خَضْرَاءُ</w:t>
      </w:r>
    </w:p>
    <w:p w14:paraId="2CCA440E" w14:textId="77777777" w:rsidR="00745543" w:rsidRPr="00745543" w:rsidRDefault="00745543" w:rsidP="00745543">
      <w:r w:rsidRPr="00745543">
        <w:lastRenderedPageBreak/>
        <w:pict w14:anchorId="6FE44D9C">
          <v:rect id="_x0000_i1310" style="width:0;height:1.5pt" o:hralign="center" o:hrstd="t" o:hr="t" fillcolor="#a0a0a0" stroked="f"/>
        </w:pict>
      </w:r>
    </w:p>
    <w:p w14:paraId="66A18E6C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4. Множественное число прилагательных:</w:t>
      </w:r>
    </w:p>
    <w:p w14:paraId="5EE1AE0F" w14:textId="77777777" w:rsidR="00745543" w:rsidRPr="00745543" w:rsidRDefault="00745543" w:rsidP="00745543">
      <w:r w:rsidRPr="00745543">
        <w:rPr>
          <w:b/>
          <w:bCs/>
        </w:rPr>
        <w:t>Для ЛЮДЕЙ:</w:t>
      </w:r>
    </w:p>
    <w:p w14:paraId="12DF53B6" w14:textId="77777777" w:rsidR="00745543" w:rsidRPr="00745543" w:rsidRDefault="00745543" w:rsidP="00745543">
      <w:pPr>
        <w:numPr>
          <w:ilvl w:val="0"/>
          <w:numId w:val="33"/>
        </w:numPr>
      </w:pPr>
      <w:r w:rsidRPr="00745543">
        <w:t xml:space="preserve">Мужской род: </w:t>
      </w:r>
      <w:r w:rsidRPr="00745543">
        <w:rPr>
          <w:rtl/>
        </w:rPr>
        <w:t>ـُونَ (طَيِّبُونَ)</w:t>
      </w:r>
    </w:p>
    <w:p w14:paraId="1C9B33ED" w14:textId="77777777" w:rsidR="00745543" w:rsidRPr="00745543" w:rsidRDefault="00745543" w:rsidP="00745543">
      <w:pPr>
        <w:numPr>
          <w:ilvl w:val="0"/>
          <w:numId w:val="33"/>
        </w:numPr>
      </w:pPr>
      <w:r w:rsidRPr="00745543">
        <w:t xml:space="preserve">Женский род: </w:t>
      </w:r>
      <w:r w:rsidRPr="00745543">
        <w:rPr>
          <w:rtl/>
        </w:rPr>
        <w:t>ـَاتٌ (طَيِّبَاتٌ)</w:t>
      </w:r>
    </w:p>
    <w:p w14:paraId="0923D787" w14:textId="77777777" w:rsidR="00745543" w:rsidRPr="00745543" w:rsidRDefault="00745543" w:rsidP="00745543">
      <w:r w:rsidRPr="00745543">
        <w:rPr>
          <w:b/>
          <w:bCs/>
        </w:rPr>
        <w:t>Для ПРЕДМЕТОВ (неодушевлённых):</w:t>
      </w:r>
      <w:r w:rsidRPr="00745543">
        <w:t xml:space="preserve"> Используется форма женского рода единственного числа!</w:t>
      </w:r>
    </w:p>
    <w:p w14:paraId="3F101402" w14:textId="77777777" w:rsidR="00745543" w:rsidRPr="00745543" w:rsidRDefault="00745543" w:rsidP="00745543">
      <w:pPr>
        <w:numPr>
          <w:ilvl w:val="0"/>
          <w:numId w:val="34"/>
        </w:numPr>
      </w:pPr>
      <w:r w:rsidRPr="00745543">
        <w:rPr>
          <w:rtl/>
        </w:rPr>
        <w:t>كُتُبٌ كَبِيرَةٌ</w:t>
      </w:r>
      <w:r w:rsidRPr="00745543">
        <w:t xml:space="preserve"> (книги большие) - НЕ </w:t>
      </w:r>
      <w:r w:rsidRPr="00745543">
        <w:rPr>
          <w:rtl/>
        </w:rPr>
        <w:t>كَبِيرَاتٌ</w:t>
      </w:r>
      <w:r w:rsidRPr="00745543">
        <w:t>!</w:t>
      </w:r>
    </w:p>
    <w:p w14:paraId="66DC72E1" w14:textId="77777777" w:rsidR="00745543" w:rsidRPr="00745543" w:rsidRDefault="00745543" w:rsidP="00745543">
      <w:r w:rsidRPr="00745543">
        <w:pict w14:anchorId="24823EE7">
          <v:rect id="_x0000_i1311" style="width:0;height:1.5pt" o:hralign="center" o:hrstd="t" o:hr="t" fillcolor="#a0a0a0" stroked="f"/>
        </w:pict>
      </w:r>
    </w:p>
    <w:p w14:paraId="32301FFE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5. С притяжательными местоимениями:</w:t>
      </w:r>
    </w:p>
    <w:p w14:paraId="7B482F95" w14:textId="77777777" w:rsidR="00745543" w:rsidRPr="00745543" w:rsidRDefault="00745543" w:rsidP="00745543">
      <w:r w:rsidRPr="00745543">
        <w:t xml:space="preserve">Прилагательное всегда с артиклем </w:t>
      </w:r>
      <w:r w:rsidRPr="00745543">
        <w:rPr>
          <w:rtl/>
        </w:rPr>
        <w:t>ال</w:t>
      </w:r>
      <w:r w:rsidRPr="00745543">
        <w:t>!</w:t>
      </w:r>
    </w:p>
    <w:p w14:paraId="1B565EF1" w14:textId="77777777" w:rsidR="00745543" w:rsidRPr="00745543" w:rsidRDefault="00745543" w:rsidP="00745543">
      <w:r w:rsidRPr="00745543">
        <w:rPr>
          <w:b/>
          <w:bCs/>
        </w:rPr>
        <w:t>Правильно:</w:t>
      </w:r>
      <w:r w:rsidRPr="00745543">
        <w:t xml:space="preserve"> </w:t>
      </w:r>
      <w:r w:rsidRPr="00745543">
        <w:rPr>
          <w:rtl/>
        </w:rPr>
        <w:t xml:space="preserve">كِتَابِي </w:t>
      </w:r>
      <w:r w:rsidRPr="00745543">
        <w:rPr>
          <w:b/>
          <w:bCs/>
          <w:rtl/>
        </w:rPr>
        <w:t>الكَبِيرُ</w:t>
      </w:r>
      <w:r w:rsidRPr="00745543">
        <w:rPr>
          <w:rtl/>
        </w:rPr>
        <w:t xml:space="preserve"> </w:t>
      </w:r>
      <w:r w:rsidRPr="00745543">
        <w:t>(моя большая книга)</w:t>
      </w:r>
      <w:r w:rsidRPr="00745543">
        <w:br/>
      </w:r>
      <w:r w:rsidRPr="00745543">
        <w:rPr>
          <w:b/>
          <w:bCs/>
        </w:rPr>
        <w:t>Неправильно:</w:t>
      </w:r>
      <w:r w:rsidRPr="00745543">
        <w:t xml:space="preserve"> </w:t>
      </w:r>
      <w:del w:id="0" w:author="Unknown">
        <w:r w:rsidRPr="00745543">
          <w:rPr>
            <w:rtl/>
          </w:rPr>
          <w:delText>كِتَابِي كَبِيرٌ</w:delText>
        </w:r>
      </w:del>
    </w:p>
    <w:p w14:paraId="5B85081C" w14:textId="77777777" w:rsidR="00745543" w:rsidRPr="00745543" w:rsidRDefault="00745543" w:rsidP="00745543">
      <w:r w:rsidRPr="00745543">
        <w:pict w14:anchorId="33B3E6AE">
          <v:rect id="_x0000_i1312" style="width:0;height:1.5pt" o:hralign="center" o:hrstd="t" o:hr="t" fillcolor="#a0a0a0" stroked="f"/>
        </w:pict>
      </w:r>
    </w:p>
    <w:p w14:paraId="1994FBBB" w14:textId="77777777" w:rsidR="00745543" w:rsidRPr="00745543" w:rsidRDefault="00745543" w:rsidP="00745543">
      <w:pPr>
        <w:rPr>
          <w:b/>
          <w:bCs/>
        </w:rPr>
      </w:pPr>
      <w:r w:rsidRPr="00745543">
        <w:rPr>
          <w:rFonts w:ascii="Segoe UI Emoji" w:hAnsi="Segoe UI Emoji" w:cs="Segoe UI Emoji"/>
          <w:b/>
          <w:bCs/>
        </w:rPr>
        <w:t>📚</w:t>
      </w:r>
      <w:r w:rsidRPr="00745543">
        <w:rPr>
          <w:b/>
          <w:bCs/>
        </w:rPr>
        <w:t xml:space="preserve"> ПОЛНЫЙ СЛОВАРЬ УРОКА 7</w:t>
      </w:r>
    </w:p>
    <w:p w14:paraId="0389FB72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Прилагательные размера:</w:t>
      </w:r>
    </w:p>
    <w:p w14:paraId="5F7FF4F7" w14:textId="77777777" w:rsidR="00745543" w:rsidRPr="00745543" w:rsidRDefault="00745543" w:rsidP="00745543">
      <w:pPr>
        <w:numPr>
          <w:ilvl w:val="0"/>
          <w:numId w:val="35"/>
        </w:numPr>
      </w:pPr>
      <w:r w:rsidRPr="00745543">
        <w:rPr>
          <w:b/>
          <w:bCs/>
          <w:rtl/>
        </w:rPr>
        <w:t>كَبِيرٌ/كَبِيرَةٌ</w:t>
      </w:r>
      <w:r w:rsidRPr="00745543">
        <w:rPr>
          <w:rtl/>
        </w:rPr>
        <w:t xml:space="preserve"> </w:t>
      </w:r>
      <w:r w:rsidRPr="00745543">
        <w:t>- большой/большая</w:t>
      </w:r>
    </w:p>
    <w:p w14:paraId="4AE59C8B" w14:textId="77777777" w:rsidR="00745543" w:rsidRPr="00745543" w:rsidRDefault="00745543" w:rsidP="00745543">
      <w:pPr>
        <w:numPr>
          <w:ilvl w:val="0"/>
          <w:numId w:val="35"/>
        </w:numPr>
      </w:pPr>
      <w:r w:rsidRPr="00745543">
        <w:rPr>
          <w:b/>
          <w:bCs/>
          <w:rtl/>
        </w:rPr>
        <w:t>صَغِيرٌ/صَغِيرَةٌ</w:t>
      </w:r>
      <w:r w:rsidRPr="00745543">
        <w:rPr>
          <w:rtl/>
        </w:rPr>
        <w:t xml:space="preserve"> </w:t>
      </w:r>
      <w:r w:rsidRPr="00745543">
        <w:t>- маленький/маленькая</w:t>
      </w:r>
    </w:p>
    <w:p w14:paraId="65B36127" w14:textId="77777777" w:rsidR="00745543" w:rsidRPr="00745543" w:rsidRDefault="00745543" w:rsidP="00745543">
      <w:pPr>
        <w:numPr>
          <w:ilvl w:val="0"/>
          <w:numId w:val="35"/>
        </w:numPr>
      </w:pPr>
      <w:r w:rsidRPr="00745543">
        <w:rPr>
          <w:b/>
          <w:bCs/>
          <w:rtl/>
        </w:rPr>
        <w:t>طَوِيلٌ/طَوِيلَةٌ</w:t>
      </w:r>
      <w:r w:rsidRPr="00745543">
        <w:rPr>
          <w:rtl/>
        </w:rPr>
        <w:t xml:space="preserve"> </w:t>
      </w:r>
      <w:r w:rsidRPr="00745543">
        <w:t>- длинный, высокий</w:t>
      </w:r>
    </w:p>
    <w:p w14:paraId="2DA2FB26" w14:textId="77777777" w:rsidR="00745543" w:rsidRPr="00745543" w:rsidRDefault="00745543" w:rsidP="00745543">
      <w:pPr>
        <w:numPr>
          <w:ilvl w:val="0"/>
          <w:numId w:val="35"/>
        </w:numPr>
      </w:pPr>
      <w:r w:rsidRPr="00745543">
        <w:rPr>
          <w:b/>
          <w:bCs/>
          <w:rtl/>
        </w:rPr>
        <w:t>قَصِيرٌ/قَصِيرَةٌ</w:t>
      </w:r>
      <w:r w:rsidRPr="00745543">
        <w:rPr>
          <w:rtl/>
        </w:rPr>
        <w:t xml:space="preserve"> </w:t>
      </w:r>
      <w:r w:rsidRPr="00745543">
        <w:t>- короткий, низкий</w:t>
      </w:r>
    </w:p>
    <w:p w14:paraId="60899C72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Прилагательные качества:</w:t>
      </w:r>
    </w:p>
    <w:p w14:paraId="1A43B1BC" w14:textId="77777777" w:rsidR="00745543" w:rsidRPr="00745543" w:rsidRDefault="00745543" w:rsidP="00745543">
      <w:pPr>
        <w:numPr>
          <w:ilvl w:val="0"/>
          <w:numId w:val="36"/>
        </w:numPr>
      </w:pPr>
      <w:r w:rsidRPr="00745543">
        <w:rPr>
          <w:b/>
          <w:bCs/>
          <w:rtl/>
        </w:rPr>
        <w:t>جَمِيلٌ/جَمِيلَةٌ</w:t>
      </w:r>
      <w:r w:rsidRPr="00745543">
        <w:rPr>
          <w:rtl/>
        </w:rPr>
        <w:t xml:space="preserve"> </w:t>
      </w:r>
      <w:r w:rsidRPr="00745543">
        <w:t>- красивый/красивая</w:t>
      </w:r>
    </w:p>
    <w:p w14:paraId="3206377D" w14:textId="77777777" w:rsidR="00745543" w:rsidRPr="00745543" w:rsidRDefault="00745543" w:rsidP="00745543">
      <w:pPr>
        <w:numPr>
          <w:ilvl w:val="0"/>
          <w:numId w:val="36"/>
        </w:numPr>
      </w:pPr>
      <w:r w:rsidRPr="00745543">
        <w:rPr>
          <w:b/>
          <w:bCs/>
          <w:rtl/>
        </w:rPr>
        <w:t>قَبِيحٌ/قَبِيحَةٌ</w:t>
      </w:r>
      <w:r w:rsidRPr="00745543">
        <w:rPr>
          <w:rtl/>
        </w:rPr>
        <w:t xml:space="preserve"> </w:t>
      </w:r>
      <w:r w:rsidRPr="00745543">
        <w:t>- некрасивый/некрасивая</w:t>
      </w:r>
    </w:p>
    <w:p w14:paraId="338B871C" w14:textId="77777777" w:rsidR="00745543" w:rsidRPr="00745543" w:rsidRDefault="00745543" w:rsidP="00745543">
      <w:pPr>
        <w:numPr>
          <w:ilvl w:val="0"/>
          <w:numId w:val="36"/>
        </w:numPr>
      </w:pPr>
      <w:r w:rsidRPr="00745543">
        <w:rPr>
          <w:b/>
          <w:bCs/>
          <w:rtl/>
        </w:rPr>
        <w:t>طَيِّبٌ/طَيِّبَةٌ</w:t>
      </w:r>
      <w:r w:rsidRPr="00745543">
        <w:rPr>
          <w:rtl/>
        </w:rPr>
        <w:t xml:space="preserve"> </w:t>
      </w:r>
      <w:r w:rsidRPr="00745543">
        <w:t>- добрый, хороший</w:t>
      </w:r>
    </w:p>
    <w:p w14:paraId="0ACB08B4" w14:textId="77777777" w:rsidR="00745543" w:rsidRPr="00745543" w:rsidRDefault="00745543" w:rsidP="00745543">
      <w:pPr>
        <w:numPr>
          <w:ilvl w:val="0"/>
          <w:numId w:val="36"/>
        </w:numPr>
      </w:pPr>
      <w:r w:rsidRPr="00745543">
        <w:rPr>
          <w:b/>
          <w:bCs/>
          <w:rtl/>
        </w:rPr>
        <w:t>سَيِّئٌ/سَيِّئَةٌ</w:t>
      </w:r>
      <w:r w:rsidRPr="00745543">
        <w:rPr>
          <w:rtl/>
        </w:rPr>
        <w:t xml:space="preserve"> </w:t>
      </w:r>
      <w:r w:rsidRPr="00745543">
        <w:t>- плохой/плохая</w:t>
      </w:r>
    </w:p>
    <w:p w14:paraId="2A199877" w14:textId="77777777" w:rsidR="00745543" w:rsidRPr="00745543" w:rsidRDefault="00745543" w:rsidP="00745543">
      <w:pPr>
        <w:numPr>
          <w:ilvl w:val="0"/>
          <w:numId w:val="36"/>
        </w:numPr>
      </w:pPr>
      <w:r w:rsidRPr="00745543">
        <w:rPr>
          <w:b/>
          <w:bCs/>
          <w:rtl/>
        </w:rPr>
        <w:t>نَظِيفٌ/نَظِيفَةٌ</w:t>
      </w:r>
      <w:r w:rsidRPr="00745543">
        <w:rPr>
          <w:rtl/>
        </w:rPr>
        <w:t xml:space="preserve"> </w:t>
      </w:r>
      <w:r w:rsidRPr="00745543">
        <w:t>- чистый/чистая</w:t>
      </w:r>
    </w:p>
    <w:p w14:paraId="32FAD41D" w14:textId="77777777" w:rsidR="00745543" w:rsidRPr="00745543" w:rsidRDefault="00745543" w:rsidP="00745543">
      <w:pPr>
        <w:numPr>
          <w:ilvl w:val="0"/>
          <w:numId w:val="36"/>
        </w:numPr>
      </w:pPr>
      <w:r w:rsidRPr="00745543">
        <w:rPr>
          <w:b/>
          <w:bCs/>
          <w:rtl/>
        </w:rPr>
        <w:lastRenderedPageBreak/>
        <w:t>قَذِرٌ/قَذِرَةٌ</w:t>
      </w:r>
      <w:r w:rsidRPr="00745543">
        <w:rPr>
          <w:rtl/>
        </w:rPr>
        <w:t xml:space="preserve"> </w:t>
      </w:r>
      <w:r w:rsidRPr="00745543">
        <w:t>- грязный/грязная</w:t>
      </w:r>
    </w:p>
    <w:p w14:paraId="5BA82FEE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Прилагательные состояния:</w:t>
      </w:r>
    </w:p>
    <w:p w14:paraId="5E439DAB" w14:textId="77777777" w:rsidR="00745543" w:rsidRPr="00745543" w:rsidRDefault="00745543" w:rsidP="00745543">
      <w:pPr>
        <w:numPr>
          <w:ilvl w:val="0"/>
          <w:numId w:val="37"/>
        </w:numPr>
      </w:pPr>
      <w:r w:rsidRPr="00745543">
        <w:rPr>
          <w:b/>
          <w:bCs/>
          <w:rtl/>
        </w:rPr>
        <w:t>جَدِيدٌ/جَدِيدَةٌ</w:t>
      </w:r>
      <w:r w:rsidRPr="00745543">
        <w:rPr>
          <w:rtl/>
        </w:rPr>
        <w:t xml:space="preserve"> </w:t>
      </w:r>
      <w:r w:rsidRPr="00745543">
        <w:t>- новый/новая</w:t>
      </w:r>
    </w:p>
    <w:p w14:paraId="63048BA6" w14:textId="77777777" w:rsidR="00745543" w:rsidRPr="00745543" w:rsidRDefault="00745543" w:rsidP="00745543">
      <w:pPr>
        <w:numPr>
          <w:ilvl w:val="0"/>
          <w:numId w:val="37"/>
        </w:numPr>
      </w:pPr>
      <w:r w:rsidRPr="00745543">
        <w:rPr>
          <w:b/>
          <w:bCs/>
          <w:rtl/>
        </w:rPr>
        <w:t>قَدِيمٌ/قَدِيمَةٌ</w:t>
      </w:r>
      <w:r w:rsidRPr="00745543">
        <w:rPr>
          <w:rtl/>
        </w:rPr>
        <w:t xml:space="preserve"> </w:t>
      </w:r>
      <w:r w:rsidRPr="00745543">
        <w:t>- старый/старая</w:t>
      </w:r>
    </w:p>
    <w:p w14:paraId="406E5A0A" w14:textId="77777777" w:rsidR="00745543" w:rsidRPr="00745543" w:rsidRDefault="00745543" w:rsidP="00745543">
      <w:pPr>
        <w:numPr>
          <w:ilvl w:val="0"/>
          <w:numId w:val="37"/>
        </w:numPr>
      </w:pPr>
      <w:r w:rsidRPr="00745543">
        <w:rPr>
          <w:b/>
          <w:bCs/>
          <w:rtl/>
        </w:rPr>
        <w:t>غَالٍ/غَالِيَةٌ</w:t>
      </w:r>
      <w:r w:rsidRPr="00745543">
        <w:rPr>
          <w:rtl/>
        </w:rPr>
        <w:t xml:space="preserve"> </w:t>
      </w:r>
      <w:r w:rsidRPr="00745543">
        <w:t>- дорогой/дорогая</w:t>
      </w:r>
    </w:p>
    <w:p w14:paraId="6480F956" w14:textId="77777777" w:rsidR="00745543" w:rsidRPr="00745543" w:rsidRDefault="00745543" w:rsidP="00745543">
      <w:pPr>
        <w:numPr>
          <w:ilvl w:val="0"/>
          <w:numId w:val="37"/>
        </w:numPr>
      </w:pPr>
      <w:r w:rsidRPr="00745543">
        <w:rPr>
          <w:b/>
          <w:bCs/>
          <w:rtl/>
        </w:rPr>
        <w:t>رَخِيصٌ/رَخِيصَةٌ</w:t>
      </w:r>
      <w:r w:rsidRPr="00745543">
        <w:rPr>
          <w:rtl/>
        </w:rPr>
        <w:t xml:space="preserve"> </w:t>
      </w:r>
      <w:r w:rsidRPr="00745543">
        <w:t>- дешёвый/дешёвая</w:t>
      </w:r>
    </w:p>
    <w:p w14:paraId="42EA51ED" w14:textId="77777777" w:rsidR="00745543" w:rsidRPr="00745543" w:rsidRDefault="00745543" w:rsidP="00745543">
      <w:pPr>
        <w:numPr>
          <w:ilvl w:val="0"/>
          <w:numId w:val="37"/>
        </w:numPr>
      </w:pPr>
      <w:r w:rsidRPr="00745543">
        <w:rPr>
          <w:b/>
          <w:bCs/>
          <w:rtl/>
        </w:rPr>
        <w:t>ثَقِيلٌ/ثَقِيلَةٌ</w:t>
      </w:r>
      <w:r w:rsidRPr="00745543">
        <w:rPr>
          <w:rtl/>
        </w:rPr>
        <w:t xml:space="preserve"> </w:t>
      </w:r>
      <w:r w:rsidRPr="00745543">
        <w:t>- тяжёлый/тяжёлая</w:t>
      </w:r>
    </w:p>
    <w:p w14:paraId="3255CA57" w14:textId="77777777" w:rsidR="00745543" w:rsidRPr="00745543" w:rsidRDefault="00745543" w:rsidP="00745543">
      <w:pPr>
        <w:numPr>
          <w:ilvl w:val="0"/>
          <w:numId w:val="37"/>
        </w:numPr>
      </w:pPr>
      <w:r w:rsidRPr="00745543">
        <w:rPr>
          <w:b/>
          <w:bCs/>
          <w:rtl/>
        </w:rPr>
        <w:t>خَفِيفٌ/خَفِيفَةٌ</w:t>
      </w:r>
      <w:r w:rsidRPr="00745543">
        <w:rPr>
          <w:rtl/>
        </w:rPr>
        <w:t xml:space="preserve"> </w:t>
      </w:r>
      <w:r w:rsidRPr="00745543">
        <w:t>- лёгкий/лёгкая</w:t>
      </w:r>
    </w:p>
    <w:p w14:paraId="20402BE5" w14:textId="77777777" w:rsidR="00745543" w:rsidRPr="00745543" w:rsidRDefault="00745543" w:rsidP="00745543">
      <w:pPr>
        <w:numPr>
          <w:ilvl w:val="0"/>
          <w:numId w:val="37"/>
        </w:numPr>
      </w:pPr>
      <w:r w:rsidRPr="00745543">
        <w:rPr>
          <w:b/>
          <w:bCs/>
          <w:rtl/>
        </w:rPr>
        <w:t>سَرِيعٌ/سَرِيعَةٌ</w:t>
      </w:r>
      <w:r w:rsidRPr="00745543">
        <w:rPr>
          <w:rtl/>
        </w:rPr>
        <w:t xml:space="preserve"> </w:t>
      </w:r>
      <w:r w:rsidRPr="00745543">
        <w:t>- быстрый/быстрая</w:t>
      </w:r>
    </w:p>
    <w:p w14:paraId="58E0C42F" w14:textId="77777777" w:rsidR="00745543" w:rsidRPr="00745543" w:rsidRDefault="00745543" w:rsidP="00745543">
      <w:pPr>
        <w:numPr>
          <w:ilvl w:val="0"/>
          <w:numId w:val="37"/>
        </w:numPr>
      </w:pPr>
      <w:r w:rsidRPr="00745543">
        <w:rPr>
          <w:b/>
          <w:bCs/>
          <w:rtl/>
        </w:rPr>
        <w:t>بَطِيءٌ/بَطِيئَةٌ</w:t>
      </w:r>
      <w:r w:rsidRPr="00745543">
        <w:rPr>
          <w:rtl/>
        </w:rPr>
        <w:t xml:space="preserve"> </w:t>
      </w:r>
      <w:r w:rsidRPr="00745543">
        <w:t>- медленный/медленная</w:t>
      </w:r>
    </w:p>
    <w:p w14:paraId="41D330AA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Цвета:</w:t>
      </w:r>
    </w:p>
    <w:p w14:paraId="5DFED1AF" w14:textId="77777777" w:rsidR="00745543" w:rsidRPr="00745543" w:rsidRDefault="00745543" w:rsidP="00745543">
      <w:pPr>
        <w:numPr>
          <w:ilvl w:val="0"/>
          <w:numId w:val="38"/>
        </w:numPr>
      </w:pPr>
      <w:r w:rsidRPr="00745543">
        <w:rPr>
          <w:b/>
          <w:bCs/>
          <w:rtl/>
        </w:rPr>
        <w:t>أَبْيَضُ/بَيْضَاءُ</w:t>
      </w:r>
      <w:r w:rsidRPr="00745543">
        <w:rPr>
          <w:rtl/>
        </w:rPr>
        <w:t xml:space="preserve"> </w:t>
      </w:r>
      <w:r w:rsidRPr="00745543">
        <w:t>- белый/белая</w:t>
      </w:r>
    </w:p>
    <w:p w14:paraId="13BEFDF2" w14:textId="77777777" w:rsidR="00745543" w:rsidRPr="00745543" w:rsidRDefault="00745543" w:rsidP="00745543">
      <w:pPr>
        <w:numPr>
          <w:ilvl w:val="0"/>
          <w:numId w:val="38"/>
        </w:numPr>
      </w:pPr>
      <w:r w:rsidRPr="00745543">
        <w:rPr>
          <w:b/>
          <w:bCs/>
          <w:rtl/>
        </w:rPr>
        <w:t>أَسْوَدُ/سَوْدَاءُ</w:t>
      </w:r>
      <w:r w:rsidRPr="00745543">
        <w:rPr>
          <w:rtl/>
        </w:rPr>
        <w:t xml:space="preserve"> </w:t>
      </w:r>
      <w:r w:rsidRPr="00745543">
        <w:t>- чёрный/чёрная</w:t>
      </w:r>
    </w:p>
    <w:p w14:paraId="2120D873" w14:textId="77777777" w:rsidR="00745543" w:rsidRPr="00745543" w:rsidRDefault="00745543" w:rsidP="00745543">
      <w:pPr>
        <w:numPr>
          <w:ilvl w:val="0"/>
          <w:numId w:val="38"/>
        </w:numPr>
      </w:pPr>
      <w:r w:rsidRPr="00745543">
        <w:rPr>
          <w:b/>
          <w:bCs/>
          <w:rtl/>
        </w:rPr>
        <w:t>أَحْمَرُ/حَمْرَاءُ</w:t>
      </w:r>
      <w:r w:rsidRPr="00745543">
        <w:rPr>
          <w:rtl/>
        </w:rPr>
        <w:t xml:space="preserve"> </w:t>
      </w:r>
      <w:r w:rsidRPr="00745543">
        <w:t>- красный/красная</w:t>
      </w:r>
    </w:p>
    <w:p w14:paraId="041C7BB6" w14:textId="77777777" w:rsidR="00745543" w:rsidRPr="00745543" w:rsidRDefault="00745543" w:rsidP="00745543">
      <w:pPr>
        <w:numPr>
          <w:ilvl w:val="0"/>
          <w:numId w:val="38"/>
        </w:numPr>
      </w:pPr>
      <w:r w:rsidRPr="00745543">
        <w:rPr>
          <w:b/>
          <w:bCs/>
          <w:rtl/>
        </w:rPr>
        <w:t>أَخْضَرُ/خَضْرَاءُ</w:t>
      </w:r>
      <w:r w:rsidRPr="00745543">
        <w:rPr>
          <w:rtl/>
        </w:rPr>
        <w:t xml:space="preserve"> </w:t>
      </w:r>
      <w:r w:rsidRPr="00745543">
        <w:t>- зелёный/зелёная</w:t>
      </w:r>
    </w:p>
    <w:p w14:paraId="53C2B6FA" w14:textId="77777777" w:rsidR="00745543" w:rsidRPr="00745543" w:rsidRDefault="00745543" w:rsidP="00745543">
      <w:pPr>
        <w:numPr>
          <w:ilvl w:val="0"/>
          <w:numId w:val="38"/>
        </w:numPr>
      </w:pPr>
      <w:r w:rsidRPr="00745543">
        <w:rPr>
          <w:b/>
          <w:bCs/>
          <w:rtl/>
        </w:rPr>
        <w:t>أَزْرَقُ/زَرْقَاءُ</w:t>
      </w:r>
      <w:r w:rsidRPr="00745543">
        <w:rPr>
          <w:rtl/>
        </w:rPr>
        <w:t xml:space="preserve"> </w:t>
      </w:r>
      <w:r w:rsidRPr="00745543">
        <w:t>- синий/синяя</w:t>
      </w:r>
    </w:p>
    <w:p w14:paraId="6FF2880F" w14:textId="77777777" w:rsidR="00745543" w:rsidRPr="00745543" w:rsidRDefault="00745543" w:rsidP="00745543">
      <w:pPr>
        <w:numPr>
          <w:ilvl w:val="0"/>
          <w:numId w:val="38"/>
        </w:numPr>
      </w:pPr>
      <w:r w:rsidRPr="00745543">
        <w:rPr>
          <w:b/>
          <w:bCs/>
          <w:rtl/>
        </w:rPr>
        <w:t>أَصْفَرُ/صَفْرَاءُ</w:t>
      </w:r>
      <w:r w:rsidRPr="00745543">
        <w:rPr>
          <w:rtl/>
        </w:rPr>
        <w:t xml:space="preserve"> </w:t>
      </w:r>
      <w:r w:rsidRPr="00745543">
        <w:t>- жёлтый/жёлтая</w:t>
      </w:r>
    </w:p>
    <w:p w14:paraId="465A8F3A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Существительные:</w:t>
      </w:r>
    </w:p>
    <w:p w14:paraId="1B356D94" w14:textId="77777777" w:rsidR="00745543" w:rsidRPr="00745543" w:rsidRDefault="00745543" w:rsidP="00745543">
      <w:pPr>
        <w:numPr>
          <w:ilvl w:val="0"/>
          <w:numId w:val="39"/>
        </w:numPr>
      </w:pPr>
      <w:r w:rsidRPr="00745543">
        <w:rPr>
          <w:b/>
          <w:bCs/>
          <w:rtl/>
        </w:rPr>
        <w:t>رَجُلٌ</w:t>
      </w:r>
      <w:r w:rsidRPr="00745543">
        <w:rPr>
          <w:rtl/>
        </w:rPr>
        <w:t xml:space="preserve"> </w:t>
      </w:r>
      <w:r w:rsidRPr="00745543">
        <w:t>(раджулун) - мужчина, человек</w:t>
      </w:r>
    </w:p>
    <w:p w14:paraId="6BB98182" w14:textId="77777777" w:rsidR="00745543" w:rsidRPr="00745543" w:rsidRDefault="00745543" w:rsidP="00745543">
      <w:pPr>
        <w:numPr>
          <w:ilvl w:val="0"/>
          <w:numId w:val="39"/>
        </w:numPr>
      </w:pPr>
      <w:r w:rsidRPr="00745543">
        <w:rPr>
          <w:b/>
          <w:bCs/>
          <w:rtl/>
        </w:rPr>
        <w:t>امْرَأَةٌ</w:t>
      </w:r>
      <w:r w:rsidRPr="00745543">
        <w:rPr>
          <w:rtl/>
        </w:rPr>
        <w:t xml:space="preserve"> </w:t>
      </w:r>
      <w:r w:rsidRPr="00745543">
        <w:t>(имра'атун) - женщина</w:t>
      </w:r>
    </w:p>
    <w:p w14:paraId="46AA41A7" w14:textId="77777777" w:rsidR="00745543" w:rsidRPr="00745543" w:rsidRDefault="00745543" w:rsidP="00745543">
      <w:pPr>
        <w:numPr>
          <w:ilvl w:val="0"/>
          <w:numId w:val="39"/>
        </w:numPr>
      </w:pPr>
      <w:r w:rsidRPr="00745543">
        <w:rPr>
          <w:b/>
          <w:bCs/>
          <w:rtl/>
        </w:rPr>
        <w:t>وَلَدٌ</w:t>
      </w:r>
      <w:r w:rsidRPr="00745543">
        <w:rPr>
          <w:rtl/>
        </w:rPr>
        <w:t xml:space="preserve"> </w:t>
      </w:r>
      <w:r w:rsidRPr="00745543">
        <w:t>(валадун) - мальчик</w:t>
      </w:r>
    </w:p>
    <w:p w14:paraId="0CA56D07" w14:textId="77777777" w:rsidR="00745543" w:rsidRPr="00745543" w:rsidRDefault="00745543" w:rsidP="00745543">
      <w:pPr>
        <w:numPr>
          <w:ilvl w:val="0"/>
          <w:numId w:val="39"/>
        </w:numPr>
      </w:pPr>
      <w:r w:rsidRPr="00745543">
        <w:rPr>
          <w:b/>
          <w:bCs/>
          <w:rtl/>
        </w:rPr>
        <w:t>شَارِعٌ</w:t>
      </w:r>
      <w:r w:rsidRPr="00745543">
        <w:rPr>
          <w:rtl/>
        </w:rPr>
        <w:t xml:space="preserve"> </w:t>
      </w:r>
      <w:r w:rsidRPr="00745543">
        <w:t>(ша̄ри'ун) - улица</w:t>
      </w:r>
    </w:p>
    <w:p w14:paraId="4154525A" w14:textId="77777777" w:rsidR="00745543" w:rsidRPr="00745543" w:rsidRDefault="00745543" w:rsidP="00745543">
      <w:pPr>
        <w:numPr>
          <w:ilvl w:val="0"/>
          <w:numId w:val="39"/>
        </w:numPr>
      </w:pPr>
      <w:r w:rsidRPr="00745543">
        <w:rPr>
          <w:b/>
          <w:bCs/>
          <w:rtl/>
        </w:rPr>
        <w:t>مَدِينَةٌ</w:t>
      </w:r>
      <w:r w:rsidRPr="00745543">
        <w:rPr>
          <w:rtl/>
        </w:rPr>
        <w:t xml:space="preserve"> </w:t>
      </w:r>
      <w:r w:rsidRPr="00745543">
        <w:t>(мадӣнатун) - город</w:t>
      </w:r>
    </w:p>
    <w:p w14:paraId="5AE811FF" w14:textId="77777777" w:rsidR="00745543" w:rsidRPr="00745543" w:rsidRDefault="00745543" w:rsidP="00745543">
      <w:pPr>
        <w:numPr>
          <w:ilvl w:val="0"/>
          <w:numId w:val="39"/>
        </w:numPr>
      </w:pPr>
      <w:r w:rsidRPr="00745543">
        <w:rPr>
          <w:b/>
          <w:bCs/>
          <w:rtl/>
        </w:rPr>
        <w:t>قَرْيَةٌ</w:t>
      </w:r>
      <w:r w:rsidRPr="00745543">
        <w:rPr>
          <w:rtl/>
        </w:rPr>
        <w:t xml:space="preserve"> </w:t>
      </w:r>
      <w:r w:rsidRPr="00745543">
        <w:t>(к̣арйатун) - деревня</w:t>
      </w:r>
    </w:p>
    <w:p w14:paraId="14075289" w14:textId="77777777" w:rsidR="00745543" w:rsidRPr="00745543" w:rsidRDefault="00745543" w:rsidP="00745543">
      <w:pPr>
        <w:numPr>
          <w:ilvl w:val="0"/>
          <w:numId w:val="39"/>
        </w:numPr>
      </w:pPr>
      <w:r w:rsidRPr="00745543">
        <w:rPr>
          <w:b/>
          <w:bCs/>
          <w:rtl/>
        </w:rPr>
        <w:t>سُوقٌ</w:t>
      </w:r>
      <w:r w:rsidRPr="00745543">
        <w:rPr>
          <w:rtl/>
        </w:rPr>
        <w:t xml:space="preserve"> </w:t>
      </w:r>
      <w:r w:rsidRPr="00745543">
        <w:t>(сӯк̣ун) - рынок</w:t>
      </w:r>
    </w:p>
    <w:p w14:paraId="77F5FEA6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Другие слова:</w:t>
      </w:r>
    </w:p>
    <w:p w14:paraId="33371EF1" w14:textId="77777777" w:rsidR="00745543" w:rsidRPr="00745543" w:rsidRDefault="00745543" w:rsidP="00745543">
      <w:pPr>
        <w:numPr>
          <w:ilvl w:val="0"/>
          <w:numId w:val="40"/>
        </w:numPr>
      </w:pPr>
      <w:r w:rsidRPr="00745543">
        <w:rPr>
          <w:b/>
          <w:bCs/>
          <w:rtl/>
        </w:rPr>
        <w:lastRenderedPageBreak/>
        <w:t>مُجْتَهِدٌ/مُجْتَهِدَةٌ</w:t>
      </w:r>
      <w:r w:rsidRPr="00745543">
        <w:rPr>
          <w:rtl/>
        </w:rPr>
        <w:t xml:space="preserve"> </w:t>
      </w:r>
      <w:r w:rsidRPr="00745543">
        <w:t>- старательный/старательная</w:t>
      </w:r>
    </w:p>
    <w:p w14:paraId="64AAC81C" w14:textId="77777777" w:rsidR="00745543" w:rsidRPr="00745543" w:rsidRDefault="00745543" w:rsidP="00745543">
      <w:pPr>
        <w:numPr>
          <w:ilvl w:val="0"/>
          <w:numId w:val="40"/>
        </w:numPr>
      </w:pPr>
      <w:r w:rsidRPr="00745543">
        <w:rPr>
          <w:b/>
          <w:bCs/>
          <w:rtl/>
        </w:rPr>
        <w:t>لَوْنٌ</w:t>
      </w:r>
      <w:r w:rsidRPr="00745543">
        <w:rPr>
          <w:rtl/>
        </w:rPr>
        <w:t xml:space="preserve"> </w:t>
      </w:r>
      <w:r w:rsidRPr="00745543">
        <w:t>(лявнун) - цвет</w:t>
      </w:r>
    </w:p>
    <w:p w14:paraId="06CBBBBB" w14:textId="77777777" w:rsidR="00745543" w:rsidRPr="00745543" w:rsidRDefault="00745543" w:rsidP="00745543">
      <w:pPr>
        <w:numPr>
          <w:ilvl w:val="0"/>
          <w:numId w:val="40"/>
        </w:numPr>
      </w:pPr>
      <w:r w:rsidRPr="00745543">
        <w:rPr>
          <w:b/>
          <w:bCs/>
          <w:rtl/>
        </w:rPr>
        <w:t>أَيْنَ</w:t>
      </w:r>
      <w:r w:rsidRPr="00745543">
        <w:rPr>
          <w:rtl/>
        </w:rPr>
        <w:t xml:space="preserve"> </w:t>
      </w:r>
      <w:r w:rsidRPr="00745543">
        <w:t>(айна) - где?</w:t>
      </w:r>
    </w:p>
    <w:p w14:paraId="50EDBB71" w14:textId="77777777" w:rsidR="00745543" w:rsidRPr="00745543" w:rsidRDefault="00745543" w:rsidP="00745543">
      <w:pPr>
        <w:numPr>
          <w:ilvl w:val="0"/>
          <w:numId w:val="40"/>
        </w:numPr>
      </w:pPr>
      <w:r w:rsidRPr="00745543">
        <w:rPr>
          <w:b/>
          <w:bCs/>
          <w:rtl/>
        </w:rPr>
        <w:t>مَاشَاءَ اللهُ</w:t>
      </w:r>
      <w:r w:rsidRPr="00745543">
        <w:rPr>
          <w:rtl/>
        </w:rPr>
        <w:t xml:space="preserve"> </w:t>
      </w:r>
      <w:r w:rsidRPr="00745543">
        <w:t>(ма̄ ша̄'а-Ллаху) - МашаАллах</w:t>
      </w:r>
    </w:p>
    <w:p w14:paraId="4B3CB4F8" w14:textId="77777777" w:rsidR="00745543" w:rsidRPr="00745543" w:rsidRDefault="00745543" w:rsidP="00745543">
      <w:r w:rsidRPr="00745543">
        <w:pict w14:anchorId="17A574FC">
          <v:rect id="_x0000_i1313" style="width:0;height:1.5pt" o:hralign="center" o:hrstd="t" o:hr="t" fillcolor="#a0a0a0" stroked="f"/>
        </w:pict>
      </w:r>
    </w:p>
    <w:p w14:paraId="72F75C8A" w14:textId="77777777" w:rsidR="00745543" w:rsidRPr="00745543" w:rsidRDefault="00745543" w:rsidP="00745543">
      <w:pPr>
        <w:rPr>
          <w:b/>
          <w:bCs/>
        </w:rPr>
      </w:pPr>
      <w:r w:rsidRPr="00745543">
        <w:rPr>
          <w:rFonts w:ascii="Segoe UI Emoji" w:hAnsi="Segoe UI Emoji" w:cs="Segoe UI Emoji"/>
          <w:b/>
          <w:bCs/>
        </w:rPr>
        <w:t>💡</w:t>
      </w:r>
      <w:r w:rsidRPr="00745543">
        <w:rPr>
          <w:b/>
          <w:bCs/>
        </w:rPr>
        <w:t xml:space="preserve"> СОВЕТЫ ПО ИЗУЧЕНИЮ</w:t>
      </w:r>
    </w:p>
    <w:p w14:paraId="16A62128" w14:textId="77777777" w:rsidR="00745543" w:rsidRPr="00745543" w:rsidRDefault="00745543" w:rsidP="00745543">
      <w:pPr>
        <w:numPr>
          <w:ilvl w:val="0"/>
          <w:numId w:val="41"/>
        </w:numPr>
      </w:pPr>
      <w:r w:rsidRPr="00745543">
        <w:rPr>
          <w:b/>
          <w:bCs/>
        </w:rPr>
        <w:t>Всегда проверяйте тройное согласование</w:t>
      </w:r>
      <w:r w:rsidRPr="00745543">
        <w:t>: род, число, определённость</w:t>
      </w:r>
    </w:p>
    <w:p w14:paraId="7E52BB4B" w14:textId="77777777" w:rsidR="00745543" w:rsidRPr="00745543" w:rsidRDefault="00745543" w:rsidP="00745543">
      <w:pPr>
        <w:numPr>
          <w:ilvl w:val="0"/>
          <w:numId w:val="41"/>
        </w:numPr>
      </w:pPr>
      <w:r w:rsidRPr="00745543">
        <w:rPr>
          <w:b/>
          <w:bCs/>
        </w:rPr>
        <w:t>Запоминайте прилагательные парами</w:t>
      </w:r>
      <w:r w:rsidRPr="00745543">
        <w:t>: мужской и женский род вместе</w:t>
      </w:r>
    </w:p>
    <w:p w14:paraId="46E81C30" w14:textId="77777777" w:rsidR="00745543" w:rsidRPr="00745543" w:rsidRDefault="00745543" w:rsidP="00745543">
      <w:pPr>
        <w:numPr>
          <w:ilvl w:val="0"/>
          <w:numId w:val="41"/>
        </w:numPr>
      </w:pPr>
      <w:r w:rsidRPr="00745543">
        <w:rPr>
          <w:b/>
          <w:bCs/>
        </w:rPr>
        <w:t>Обращайте внимание на порядок слов</w:t>
      </w:r>
      <w:r w:rsidRPr="00745543">
        <w:t>: сущ. + прил. (не как в русском!)</w:t>
      </w:r>
    </w:p>
    <w:p w14:paraId="518E45A9" w14:textId="77777777" w:rsidR="00745543" w:rsidRPr="00745543" w:rsidRDefault="00745543" w:rsidP="00745543">
      <w:pPr>
        <w:numPr>
          <w:ilvl w:val="0"/>
          <w:numId w:val="41"/>
        </w:numPr>
      </w:pPr>
      <w:r w:rsidRPr="00745543">
        <w:rPr>
          <w:b/>
          <w:bCs/>
        </w:rPr>
        <w:t>Практикуйте описание предметов</w:t>
      </w:r>
      <w:r w:rsidRPr="00745543">
        <w:t xml:space="preserve"> вокруг вас каждый день</w:t>
      </w:r>
    </w:p>
    <w:p w14:paraId="5A1357A2" w14:textId="77777777" w:rsidR="00745543" w:rsidRPr="00745543" w:rsidRDefault="00745543" w:rsidP="00745543">
      <w:pPr>
        <w:numPr>
          <w:ilvl w:val="0"/>
          <w:numId w:val="41"/>
        </w:numPr>
      </w:pPr>
      <w:r w:rsidRPr="00745543">
        <w:rPr>
          <w:b/>
          <w:bCs/>
        </w:rPr>
        <w:t>Особое внимание цветам</w:t>
      </w:r>
      <w:r w:rsidRPr="00745543">
        <w:t xml:space="preserve"> - у них особая форма!</w:t>
      </w:r>
    </w:p>
    <w:p w14:paraId="3315C9A1" w14:textId="77777777" w:rsidR="00745543" w:rsidRPr="00745543" w:rsidRDefault="00745543" w:rsidP="00745543">
      <w:r w:rsidRPr="00745543">
        <w:pict w14:anchorId="41859DDF">
          <v:rect id="_x0000_i1314" style="width:0;height:1.5pt" o:hralign="center" o:hrstd="t" o:hr="t" fillcolor="#a0a0a0" stroked="f"/>
        </w:pict>
      </w:r>
    </w:p>
    <w:p w14:paraId="65E4EEEB" w14:textId="77777777" w:rsidR="00745543" w:rsidRPr="00745543" w:rsidRDefault="00745543" w:rsidP="00745543">
      <w:pPr>
        <w:rPr>
          <w:b/>
          <w:bCs/>
        </w:rPr>
      </w:pPr>
      <w:r w:rsidRPr="00745543">
        <w:rPr>
          <w:rFonts w:ascii="Segoe UI Emoji" w:hAnsi="Segoe UI Emoji" w:cs="Segoe UI Emoji"/>
          <w:b/>
          <w:bCs/>
        </w:rPr>
        <w:t>🏠</w:t>
      </w:r>
      <w:r w:rsidRPr="00745543">
        <w:rPr>
          <w:b/>
          <w:bCs/>
        </w:rPr>
        <w:t xml:space="preserve"> ДОМАШНЕЕ ЗАДАНИЕ</w:t>
      </w:r>
    </w:p>
    <w:p w14:paraId="1AAE8783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Обязательно:</w:t>
      </w:r>
    </w:p>
    <w:p w14:paraId="349173C6" w14:textId="77777777" w:rsidR="00745543" w:rsidRPr="00745543" w:rsidRDefault="00745543" w:rsidP="00745543">
      <w:pPr>
        <w:numPr>
          <w:ilvl w:val="0"/>
          <w:numId w:val="42"/>
        </w:numPr>
      </w:pPr>
      <w:r w:rsidRPr="00745543">
        <w:rPr>
          <w:rFonts w:ascii="Segoe UI Emoji" w:hAnsi="Segoe UI Emoji" w:cs="Segoe UI Emoji"/>
        </w:rPr>
        <w:t>✅</w:t>
      </w:r>
      <w:r w:rsidRPr="00745543">
        <w:t xml:space="preserve"> Выучить минимум 10 пар прилагательных (м.р. и ж.р.)</w:t>
      </w:r>
    </w:p>
    <w:p w14:paraId="4B133BD6" w14:textId="77777777" w:rsidR="00745543" w:rsidRPr="00745543" w:rsidRDefault="00745543" w:rsidP="00745543">
      <w:pPr>
        <w:numPr>
          <w:ilvl w:val="0"/>
          <w:numId w:val="42"/>
        </w:numPr>
      </w:pPr>
      <w:r w:rsidRPr="00745543">
        <w:rPr>
          <w:rFonts w:ascii="Segoe UI Emoji" w:hAnsi="Segoe UI Emoji" w:cs="Segoe UI Emoji"/>
        </w:rPr>
        <w:t>✅</w:t>
      </w:r>
      <w:r w:rsidRPr="00745543">
        <w:t xml:space="preserve"> Выучить все 6 основных цветов (м.р. и ж.р.)</w:t>
      </w:r>
    </w:p>
    <w:p w14:paraId="3BEB5077" w14:textId="77777777" w:rsidR="00745543" w:rsidRPr="00745543" w:rsidRDefault="00745543" w:rsidP="00745543">
      <w:pPr>
        <w:numPr>
          <w:ilvl w:val="0"/>
          <w:numId w:val="42"/>
        </w:numPr>
      </w:pPr>
      <w:r w:rsidRPr="00745543">
        <w:rPr>
          <w:rFonts w:ascii="Segoe UI Emoji" w:hAnsi="Segoe UI Emoji" w:cs="Segoe UI Emoji"/>
        </w:rPr>
        <w:t>✅</w:t>
      </w:r>
      <w:r w:rsidRPr="00745543">
        <w:t xml:space="preserve"> Понять правило тройного согласования</w:t>
      </w:r>
    </w:p>
    <w:p w14:paraId="4D7AC942" w14:textId="77777777" w:rsidR="00745543" w:rsidRPr="00745543" w:rsidRDefault="00745543" w:rsidP="00745543">
      <w:pPr>
        <w:numPr>
          <w:ilvl w:val="0"/>
          <w:numId w:val="42"/>
        </w:numPr>
      </w:pPr>
      <w:r w:rsidRPr="00745543">
        <w:rPr>
          <w:rFonts w:ascii="Segoe UI Emoji" w:hAnsi="Segoe UI Emoji" w:cs="Segoe UI Emoji"/>
        </w:rPr>
        <w:t>✅</w:t>
      </w:r>
      <w:r w:rsidRPr="00745543">
        <w:t xml:space="preserve"> Уметь описать любой предмет 2-3 прилагательными</w:t>
      </w:r>
    </w:p>
    <w:p w14:paraId="7A87D59F" w14:textId="77777777" w:rsidR="00745543" w:rsidRPr="00745543" w:rsidRDefault="00745543" w:rsidP="00745543">
      <w:pPr>
        <w:numPr>
          <w:ilvl w:val="0"/>
          <w:numId w:val="42"/>
        </w:numPr>
      </w:pPr>
      <w:r w:rsidRPr="00745543">
        <w:rPr>
          <w:rFonts w:ascii="Segoe UI Emoji" w:hAnsi="Segoe UI Emoji" w:cs="Segoe UI Emoji"/>
        </w:rPr>
        <w:t>✅</w:t>
      </w:r>
      <w:r w:rsidRPr="00745543">
        <w:t xml:space="preserve"> Сделать все упражнения письменно</w:t>
      </w:r>
    </w:p>
    <w:p w14:paraId="481B1D23" w14:textId="77777777" w:rsidR="00745543" w:rsidRPr="00745543" w:rsidRDefault="00745543" w:rsidP="00745543">
      <w:pPr>
        <w:numPr>
          <w:ilvl w:val="0"/>
          <w:numId w:val="42"/>
        </w:numPr>
      </w:pPr>
      <w:r w:rsidRPr="00745543">
        <w:rPr>
          <w:rFonts w:ascii="Segoe UI Emoji" w:hAnsi="Segoe UI Emoji" w:cs="Segoe UI Emoji"/>
        </w:rPr>
        <w:t>✅</w:t>
      </w:r>
      <w:r w:rsidRPr="00745543">
        <w:t xml:space="preserve"> Практиковать диалоги вслух</w:t>
      </w:r>
    </w:p>
    <w:p w14:paraId="5339A29A" w14:textId="77777777" w:rsidR="00745543" w:rsidRPr="00745543" w:rsidRDefault="00745543" w:rsidP="00745543">
      <w:pPr>
        <w:rPr>
          <w:b/>
          <w:bCs/>
        </w:rPr>
      </w:pPr>
      <w:r w:rsidRPr="00745543">
        <w:rPr>
          <w:b/>
          <w:bCs/>
        </w:rPr>
        <w:t>Дополнительно:</w:t>
      </w:r>
    </w:p>
    <w:p w14:paraId="651FD472" w14:textId="77777777" w:rsidR="00745543" w:rsidRPr="00745543" w:rsidRDefault="00745543" w:rsidP="00745543">
      <w:pPr>
        <w:numPr>
          <w:ilvl w:val="0"/>
          <w:numId w:val="43"/>
        </w:numPr>
      </w:pPr>
      <w:r w:rsidRPr="00745543">
        <w:t>Опишите свою комнату (10 предложений с прилагательными)</w:t>
      </w:r>
    </w:p>
    <w:p w14:paraId="112605D7" w14:textId="77777777" w:rsidR="00745543" w:rsidRPr="00745543" w:rsidRDefault="00745543" w:rsidP="00745543">
      <w:pPr>
        <w:numPr>
          <w:ilvl w:val="0"/>
          <w:numId w:val="43"/>
        </w:numPr>
      </w:pPr>
      <w:r w:rsidRPr="00745543">
        <w:t>Опишите 5 предметов вокруг вас подробно</w:t>
      </w:r>
    </w:p>
    <w:p w14:paraId="7ABAB636" w14:textId="77777777" w:rsidR="00745543" w:rsidRPr="00745543" w:rsidRDefault="00745543" w:rsidP="00745543">
      <w:pPr>
        <w:numPr>
          <w:ilvl w:val="0"/>
          <w:numId w:val="43"/>
        </w:numPr>
      </w:pPr>
      <w:r w:rsidRPr="00745543">
        <w:t>Составьте диалог об описании дома или машины (10-12 реплик)</w:t>
      </w:r>
    </w:p>
    <w:p w14:paraId="67ED1CCB" w14:textId="77777777" w:rsidR="00745543" w:rsidRPr="00745543" w:rsidRDefault="00745543" w:rsidP="00745543">
      <w:pPr>
        <w:numPr>
          <w:ilvl w:val="0"/>
          <w:numId w:val="43"/>
        </w:numPr>
      </w:pPr>
      <w:r w:rsidRPr="00745543">
        <w:t>Напишите о своей семье с описанием каждого человека</w:t>
      </w:r>
    </w:p>
    <w:p w14:paraId="0E76763C" w14:textId="77777777" w:rsidR="00745543" w:rsidRPr="00745543" w:rsidRDefault="00745543" w:rsidP="00745543">
      <w:r w:rsidRPr="00745543">
        <w:lastRenderedPageBreak/>
        <w:pict w14:anchorId="3E0641F0">
          <v:rect id="_x0000_i1315" style="width:0;height:1.5pt" o:hralign="center" o:hrstd="t" o:hr="t" fillcolor="#a0a0a0" stroked="f"/>
        </w:pict>
      </w:r>
    </w:p>
    <w:p w14:paraId="71A29125" w14:textId="77777777" w:rsidR="00745543" w:rsidRPr="00745543" w:rsidRDefault="00745543" w:rsidP="00745543">
      <w:pPr>
        <w:rPr>
          <w:b/>
          <w:bCs/>
        </w:rPr>
      </w:pPr>
      <w:r w:rsidRPr="00745543">
        <w:rPr>
          <w:rFonts w:ascii="Segoe UI Emoji" w:hAnsi="Segoe UI Emoji" w:cs="Segoe UI Emoji"/>
          <w:b/>
          <w:bCs/>
        </w:rPr>
        <w:t>✅</w:t>
      </w:r>
      <w:r w:rsidRPr="00745543">
        <w:rPr>
          <w:b/>
          <w:bCs/>
        </w:rPr>
        <w:t xml:space="preserve"> Проверьте себя перед переходом к Уроку 8:</w:t>
      </w:r>
    </w:p>
    <w:p w14:paraId="04A71EDF" w14:textId="77777777" w:rsidR="00745543" w:rsidRPr="00745543" w:rsidRDefault="00745543" w:rsidP="00745543">
      <w:pPr>
        <w:numPr>
          <w:ilvl w:val="0"/>
          <w:numId w:val="44"/>
        </w:numPr>
      </w:pPr>
      <w:r w:rsidRPr="00745543">
        <w:t>Я знаю минимум 10 прилагательных</w:t>
      </w:r>
    </w:p>
    <w:p w14:paraId="1A58102E" w14:textId="77777777" w:rsidR="00745543" w:rsidRPr="00745543" w:rsidRDefault="00745543" w:rsidP="00745543">
      <w:pPr>
        <w:numPr>
          <w:ilvl w:val="0"/>
          <w:numId w:val="44"/>
        </w:numPr>
      </w:pPr>
      <w:r w:rsidRPr="00745543">
        <w:t>Я знаю все 6 основных цветов</w:t>
      </w:r>
    </w:p>
    <w:p w14:paraId="3F716CE8" w14:textId="77777777" w:rsidR="00745543" w:rsidRPr="00745543" w:rsidRDefault="00745543" w:rsidP="00745543">
      <w:pPr>
        <w:numPr>
          <w:ilvl w:val="0"/>
          <w:numId w:val="44"/>
        </w:numPr>
      </w:pPr>
      <w:r w:rsidRPr="00745543">
        <w:t>Я понимаю правило согласования по роду</w:t>
      </w:r>
    </w:p>
    <w:p w14:paraId="7D6BE2F5" w14:textId="77777777" w:rsidR="00745543" w:rsidRPr="00745543" w:rsidRDefault="00745543" w:rsidP="00745543">
      <w:pPr>
        <w:numPr>
          <w:ilvl w:val="0"/>
          <w:numId w:val="44"/>
        </w:numPr>
      </w:pPr>
      <w:r w:rsidRPr="00745543">
        <w:t>Я понимаю правило согласования по числу</w:t>
      </w:r>
    </w:p>
    <w:p w14:paraId="2EEED9AD" w14:textId="77777777" w:rsidR="00745543" w:rsidRPr="00745543" w:rsidRDefault="00745543" w:rsidP="00745543">
      <w:pPr>
        <w:numPr>
          <w:ilvl w:val="0"/>
          <w:numId w:val="44"/>
        </w:numPr>
      </w:pPr>
      <w:r w:rsidRPr="00745543">
        <w:t>Я понимаю правило согласования по определённости</w:t>
      </w:r>
    </w:p>
    <w:p w14:paraId="1C218150" w14:textId="77777777" w:rsidR="00745543" w:rsidRPr="00745543" w:rsidRDefault="00745543" w:rsidP="00745543">
      <w:pPr>
        <w:numPr>
          <w:ilvl w:val="0"/>
          <w:numId w:val="44"/>
        </w:numPr>
      </w:pPr>
      <w:r w:rsidRPr="00745543">
        <w:t>Я знаю порядок слов (сущ. + прил.)</w:t>
      </w:r>
    </w:p>
    <w:p w14:paraId="4C6AAE22" w14:textId="77777777" w:rsidR="00745543" w:rsidRPr="00745543" w:rsidRDefault="00745543" w:rsidP="00745543">
      <w:pPr>
        <w:numPr>
          <w:ilvl w:val="0"/>
          <w:numId w:val="44"/>
        </w:numPr>
      </w:pPr>
      <w:r w:rsidRPr="00745543">
        <w:t>Я могу описать предмет или человека по-арабски</w:t>
      </w:r>
    </w:p>
    <w:p w14:paraId="33A7208D" w14:textId="77777777" w:rsidR="00745543" w:rsidRPr="00745543" w:rsidRDefault="00745543" w:rsidP="00745543">
      <w:pPr>
        <w:numPr>
          <w:ilvl w:val="0"/>
          <w:numId w:val="44"/>
        </w:numPr>
      </w:pPr>
      <w:r w:rsidRPr="00745543">
        <w:t xml:space="preserve">Я понимаю особенности цветов (форма </w:t>
      </w:r>
      <w:r w:rsidRPr="00745543">
        <w:rPr>
          <w:rtl/>
        </w:rPr>
        <w:t>أَفْعَل/فَعْلَاء</w:t>
      </w:r>
      <w:r w:rsidRPr="00745543">
        <w:t>)</w:t>
      </w:r>
    </w:p>
    <w:p w14:paraId="2D987EAA" w14:textId="77777777" w:rsidR="00745543" w:rsidRPr="00745543" w:rsidRDefault="00745543" w:rsidP="00745543">
      <w:r w:rsidRPr="00745543">
        <w:pict w14:anchorId="111C6A6F">
          <v:rect id="_x0000_i1316" style="width:0;height:1.5pt" o:hralign="center" o:hrstd="t" o:hr="t" fillcolor="#a0a0a0" stroked="f"/>
        </w:pict>
      </w:r>
    </w:p>
    <w:p w14:paraId="4E401780" w14:textId="77777777" w:rsidR="00745543" w:rsidRPr="00745543" w:rsidRDefault="00745543" w:rsidP="00745543">
      <w:pPr>
        <w:rPr>
          <w:b/>
          <w:bCs/>
        </w:rPr>
      </w:pPr>
      <w:r w:rsidRPr="00745543">
        <w:rPr>
          <w:rFonts w:ascii="Segoe UI Emoji" w:hAnsi="Segoe UI Emoji" w:cs="Segoe UI Emoji"/>
          <w:b/>
          <w:bCs/>
        </w:rPr>
        <w:t>🎯</w:t>
      </w:r>
      <w:r w:rsidRPr="00745543">
        <w:rPr>
          <w:b/>
          <w:bCs/>
        </w:rPr>
        <w:t xml:space="preserve"> Что мы уже знаем после семи уроков:</w:t>
      </w:r>
    </w:p>
    <w:p w14:paraId="0BD257E1" w14:textId="77777777" w:rsidR="00745543" w:rsidRPr="00745543" w:rsidRDefault="00745543" w:rsidP="00745543">
      <w:r w:rsidRPr="00745543">
        <w:rPr>
          <w:rFonts w:ascii="Segoe UI Emoji" w:hAnsi="Segoe UI Emoji" w:cs="Segoe UI Emoji"/>
        </w:rPr>
        <w:t>✅</w:t>
      </w:r>
      <w:r w:rsidRPr="00745543">
        <w:t xml:space="preserve"> </w:t>
      </w:r>
      <w:r w:rsidRPr="00745543">
        <w:rPr>
          <w:b/>
          <w:bCs/>
        </w:rPr>
        <w:t>Местоимения:</w:t>
      </w:r>
      <w:r w:rsidRPr="00745543">
        <w:t xml:space="preserve"> личные, притяжательные, указательные</w:t>
      </w:r>
      <w:r w:rsidRPr="00745543">
        <w:br/>
      </w:r>
      <w:r w:rsidRPr="00745543">
        <w:rPr>
          <w:rFonts w:ascii="Segoe UI Emoji" w:hAnsi="Segoe UI Emoji" w:cs="Segoe UI Emoji"/>
        </w:rPr>
        <w:t>✅</w:t>
      </w:r>
      <w:r w:rsidRPr="00745543">
        <w:t xml:space="preserve"> </w:t>
      </w:r>
      <w:r w:rsidRPr="00745543">
        <w:rPr>
          <w:b/>
          <w:bCs/>
        </w:rPr>
        <w:t>Вопросительные слова:</w:t>
      </w:r>
      <w:r w:rsidRPr="00745543">
        <w:t xml:space="preserve"> </w:t>
      </w:r>
      <w:r w:rsidRPr="00745543">
        <w:rPr>
          <w:rtl/>
        </w:rPr>
        <w:t>مَا، مَنْ، لِمَنْ، أَيْنَ</w:t>
      </w:r>
      <w:r w:rsidRPr="00745543">
        <w:br/>
      </w:r>
      <w:r w:rsidRPr="00745543">
        <w:rPr>
          <w:rFonts w:ascii="Segoe UI Emoji" w:hAnsi="Segoe UI Emoji" w:cs="Segoe UI Emoji"/>
        </w:rPr>
        <w:t>✅</w:t>
      </w:r>
      <w:r w:rsidRPr="00745543">
        <w:t xml:space="preserve"> </w:t>
      </w:r>
      <w:r w:rsidRPr="00745543">
        <w:rPr>
          <w:b/>
          <w:bCs/>
        </w:rPr>
        <w:t>Существительные:</w:t>
      </w:r>
      <w:r w:rsidRPr="00745543">
        <w:t xml:space="preserve"> предметы, семья, профессии</w:t>
      </w:r>
      <w:r w:rsidRPr="00745543">
        <w:br/>
      </w:r>
      <w:r w:rsidRPr="00745543">
        <w:rPr>
          <w:rFonts w:ascii="Segoe UI Emoji" w:hAnsi="Segoe UI Emoji" w:cs="Segoe UI Emoji"/>
        </w:rPr>
        <w:t>✅</w:t>
      </w:r>
      <w:r w:rsidRPr="00745543">
        <w:t xml:space="preserve"> </w:t>
      </w:r>
      <w:r w:rsidRPr="00745543">
        <w:rPr>
          <w:b/>
          <w:bCs/>
        </w:rPr>
        <w:t>Прилагательные:</w:t>
      </w:r>
      <w:r w:rsidRPr="00745543">
        <w:t xml:space="preserve"> качества, размеры, цвета</w:t>
      </w:r>
      <w:r w:rsidRPr="00745543">
        <w:br/>
      </w:r>
      <w:r w:rsidRPr="00745543">
        <w:rPr>
          <w:rFonts w:ascii="Segoe UI Emoji" w:hAnsi="Segoe UI Emoji" w:cs="Segoe UI Emoji"/>
        </w:rPr>
        <w:t>✅</w:t>
      </w:r>
      <w:r w:rsidRPr="00745543">
        <w:t xml:space="preserve"> </w:t>
      </w:r>
      <w:r w:rsidRPr="00745543">
        <w:rPr>
          <w:b/>
          <w:bCs/>
        </w:rPr>
        <w:t>Грамматика:</w:t>
      </w:r>
    </w:p>
    <w:p w14:paraId="1F820611" w14:textId="77777777" w:rsidR="00745543" w:rsidRPr="00745543" w:rsidRDefault="00745543" w:rsidP="00745543">
      <w:pPr>
        <w:numPr>
          <w:ilvl w:val="0"/>
          <w:numId w:val="45"/>
        </w:numPr>
      </w:pPr>
      <w:r w:rsidRPr="00745543">
        <w:t>Именное предложение</w:t>
      </w:r>
    </w:p>
    <w:p w14:paraId="5A2F7DE9" w14:textId="77777777" w:rsidR="00745543" w:rsidRPr="00745543" w:rsidRDefault="00745543" w:rsidP="00745543">
      <w:pPr>
        <w:numPr>
          <w:ilvl w:val="0"/>
          <w:numId w:val="45"/>
        </w:numPr>
      </w:pPr>
      <w:r w:rsidRPr="00745543">
        <w:t>Род и число</w:t>
      </w:r>
    </w:p>
    <w:p w14:paraId="6AFE3546" w14:textId="77777777" w:rsidR="00745543" w:rsidRPr="00745543" w:rsidRDefault="00745543" w:rsidP="00745543">
      <w:pPr>
        <w:numPr>
          <w:ilvl w:val="0"/>
          <w:numId w:val="45"/>
        </w:numPr>
      </w:pPr>
      <w:r w:rsidRPr="00745543">
        <w:t>Согласование прилагательных</w:t>
      </w:r>
    </w:p>
    <w:p w14:paraId="354EB245" w14:textId="77777777" w:rsidR="00745543" w:rsidRPr="00745543" w:rsidRDefault="00745543" w:rsidP="00745543">
      <w:pPr>
        <w:numPr>
          <w:ilvl w:val="0"/>
          <w:numId w:val="45"/>
        </w:numPr>
      </w:pPr>
      <w:r w:rsidRPr="00745543">
        <w:t>Определённость и неопределённость</w:t>
      </w:r>
    </w:p>
    <w:p w14:paraId="2719D404" w14:textId="77777777" w:rsidR="00745543" w:rsidRPr="00745543" w:rsidRDefault="00745543" w:rsidP="00745543">
      <w:r w:rsidRPr="00745543">
        <w:rPr>
          <w:rFonts w:ascii="Segoe UI Emoji" w:hAnsi="Segoe UI Emoji" w:cs="Segoe UI Emoji"/>
        </w:rPr>
        <w:t>✅</w:t>
      </w:r>
      <w:r w:rsidRPr="00745543">
        <w:t xml:space="preserve"> </w:t>
      </w:r>
      <w:r w:rsidRPr="00745543">
        <w:rPr>
          <w:b/>
          <w:bCs/>
        </w:rPr>
        <w:t>Словарный запас:</w:t>
      </w:r>
      <w:r w:rsidRPr="00745543">
        <w:t xml:space="preserve"> более 165 слов!</w:t>
      </w:r>
    </w:p>
    <w:p w14:paraId="24E753DA" w14:textId="77777777" w:rsidR="00745543" w:rsidRPr="00745543" w:rsidRDefault="00745543" w:rsidP="00745543">
      <w:r w:rsidRPr="00745543">
        <w:pict w14:anchorId="0A2BDA6D">
          <v:rect id="_x0000_i1317" style="width:0;height:1.5pt" o:hralign="center" o:hrstd="t" o:hr="t" fillcolor="#a0a0a0" stroked="f"/>
        </w:pict>
      </w:r>
    </w:p>
    <w:p w14:paraId="5988A716" w14:textId="77777777" w:rsidR="00745543" w:rsidRPr="00745543" w:rsidRDefault="00745543" w:rsidP="00745543">
      <w:pPr>
        <w:rPr>
          <w:b/>
          <w:bCs/>
        </w:rPr>
      </w:pPr>
      <w:r w:rsidRPr="00745543">
        <w:rPr>
          <w:rFonts w:ascii="Segoe UI Emoji" w:hAnsi="Segoe UI Emoji" w:cs="Segoe UI Emoji"/>
          <w:b/>
          <w:bCs/>
        </w:rPr>
        <w:t>📝</w:t>
      </w:r>
      <w:r w:rsidRPr="00745543">
        <w:rPr>
          <w:b/>
          <w:bCs/>
        </w:rPr>
        <w:t xml:space="preserve"> Практическое задание на закрепление:</w:t>
      </w:r>
    </w:p>
    <w:p w14:paraId="6A7EEF7A" w14:textId="77777777" w:rsidR="00745543" w:rsidRPr="00745543" w:rsidRDefault="00745543" w:rsidP="00745543">
      <w:r w:rsidRPr="00745543">
        <w:rPr>
          <w:b/>
          <w:bCs/>
        </w:rPr>
        <w:t>Опишите свой дом или квартиру:</w:t>
      </w:r>
    </w:p>
    <w:p w14:paraId="22B5F829" w14:textId="77777777" w:rsidR="00745543" w:rsidRPr="00745543" w:rsidRDefault="00745543" w:rsidP="00745543">
      <w:r w:rsidRPr="00745543">
        <w:t>Напишите 8-10 предложений, описывая ваш дом/квартиру, используя прилагательные.</w:t>
      </w:r>
    </w:p>
    <w:p w14:paraId="39FDF265" w14:textId="77777777" w:rsidR="00745543" w:rsidRPr="00745543" w:rsidRDefault="00745543" w:rsidP="00745543">
      <w:r w:rsidRPr="00745543">
        <w:rPr>
          <w:b/>
          <w:bCs/>
        </w:rPr>
        <w:lastRenderedPageBreak/>
        <w:t>Пример:</w:t>
      </w:r>
    </w:p>
    <w:p w14:paraId="5E48DAB1" w14:textId="77777777" w:rsidR="00745543" w:rsidRPr="00745543" w:rsidRDefault="00745543" w:rsidP="00745543">
      <w:r w:rsidRPr="00745543">
        <w:rPr>
          <w:rtl/>
        </w:rPr>
        <w:t>بَيْتِي كَبِيرٌ جَمِيلٌ</w:t>
      </w:r>
      <w:r w:rsidRPr="00745543">
        <w:t>.</w:t>
      </w:r>
    </w:p>
    <w:p w14:paraId="2BFA9583" w14:textId="77777777" w:rsidR="00745543" w:rsidRPr="00745543" w:rsidRDefault="00745543" w:rsidP="00745543">
      <w:r w:rsidRPr="00745543">
        <w:rPr>
          <w:rtl/>
        </w:rPr>
        <w:t>هُوَ بَيْتٌ قَدِيمٌ</w:t>
      </w:r>
      <w:r w:rsidRPr="00745543">
        <w:t>.</w:t>
      </w:r>
    </w:p>
    <w:p w14:paraId="47469AEE" w14:textId="77777777" w:rsidR="00745543" w:rsidRPr="00745543" w:rsidRDefault="00745543" w:rsidP="00745543">
      <w:r w:rsidRPr="00745543">
        <w:rPr>
          <w:rtl/>
        </w:rPr>
        <w:t>لَوْنُهُ أَبْيَضُ</w:t>
      </w:r>
      <w:r w:rsidRPr="00745543">
        <w:t>.</w:t>
      </w:r>
    </w:p>
    <w:p w14:paraId="7AB27C37" w14:textId="77777777" w:rsidR="00745543" w:rsidRPr="00745543" w:rsidRDefault="00745543" w:rsidP="00745543">
      <w:r w:rsidRPr="00745543">
        <w:rPr>
          <w:rtl/>
        </w:rPr>
        <w:t>غُرْفَتِي صَغِيرَةٌ نَظِيفَةٌ</w:t>
      </w:r>
      <w:r w:rsidRPr="00745543">
        <w:t>.</w:t>
      </w:r>
    </w:p>
    <w:p w14:paraId="2C544F6E" w14:textId="77777777" w:rsidR="00745543" w:rsidRPr="00745543" w:rsidRDefault="00745543" w:rsidP="00745543">
      <w:r w:rsidRPr="00745543">
        <w:rPr>
          <w:rtl/>
        </w:rPr>
        <w:t>فِي بَيْتِي غُرْفَةٌ كَبِيرَةٌ جَمِيلَةٌ</w:t>
      </w:r>
      <w:r w:rsidRPr="00745543">
        <w:t>.</w:t>
      </w:r>
    </w:p>
    <w:p w14:paraId="3977F5C5" w14:textId="77777777" w:rsidR="00745543" w:rsidRPr="00745543" w:rsidRDefault="00745543" w:rsidP="00745543">
      <w:r w:rsidRPr="00745543">
        <w:rPr>
          <w:rtl/>
        </w:rPr>
        <w:t>سَيَّارَتُنَا حَمْرَاءُ جَدِيدَةٌ</w:t>
      </w:r>
      <w:r w:rsidRPr="00745543">
        <w:t>.</w:t>
      </w:r>
    </w:p>
    <w:p w14:paraId="4A1C52FE" w14:textId="77777777" w:rsidR="00745543" w:rsidRPr="00745543" w:rsidRDefault="00745543" w:rsidP="00745543">
      <w:r w:rsidRPr="00745543">
        <w:pict w14:anchorId="4F67409E">
          <v:rect id="_x0000_i1318" style="width:0;height:1.5pt" o:hralign="center" o:hrstd="t" o:hr="t" fillcolor="#a0a0a0" stroked="f"/>
        </w:pict>
      </w:r>
    </w:p>
    <w:p w14:paraId="3BA8BE9A" w14:textId="77777777" w:rsidR="00745543" w:rsidRPr="00745543" w:rsidRDefault="00745543" w:rsidP="00745543">
      <w:r w:rsidRPr="00745543">
        <w:rPr>
          <w:b/>
          <w:bCs/>
          <w:rtl/>
        </w:rPr>
        <w:t>ممتاز! أَحْسَنْتَ</w:t>
      </w:r>
      <w:r w:rsidRPr="00745543">
        <w:rPr>
          <w:b/>
          <w:bCs/>
        </w:rPr>
        <w:t>! (Мумтāз! Ахсанта!) - Отлично! Молодец!</w:t>
      </w:r>
      <w:r w:rsidRPr="00745543">
        <w:br/>
      </w:r>
      <w:r w:rsidRPr="00745543">
        <w:rPr>
          <w:b/>
          <w:bCs/>
        </w:rPr>
        <w:t>Вы завершили Урок 7!</w:t>
      </w:r>
      <w:r w:rsidRPr="00745543">
        <w:t xml:space="preserve"> </w:t>
      </w:r>
      <w:r w:rsidRPr="00745543">
        <w:rPr>
          <w:rFonts w:ascii="Segoe UI Emoji" w:hAnsi="Segoe UI Emoji" w:cs="Segoe UI Emoji"/>
        </w:rPr>
        <w:t>🎉🌟✨🎨</w:t>
      </w:r>
    </w:p>
    <w:p w14:paraId="53A4FC1A" w14:textId="77777777" w:rsidR="00745543" w:rsidRPr="00745543" w:rsidRDefault="00745543" w:rsidP="00745543">
      <w:r w:rsidRPr="00745543">
        <w:rPr>
          <w:b/>
          <w:bCs/>
        </w:rPr>
        <w:t>В следующем уроке (Урок 8):</w:t>
      </w:r>
      <w:r w:rsidRPr="00745543">
        <w:t xml:space="preserve"> Мы изучим указательные местоимения двойственного числа (</w:t>
      </w:r>
      <w:r w:rsidRPr="00745543">
        <w:rPr>
          <w:rtl/>
        </w:rPr>
        <w:t>هَذَانِ، هَاتَانِ</w:t>
      </w:r>
      <w:r w:rsidRPr="00745543">
        <w:t xml:space="preserve"> - эти двое), познакомимся с двойственным числом существительных и прилагательных!</w:t>
      </w:r>
    </w:p>
    <w:p w14:paraId="7B684955" w14:textId="77777777" w:rsidR="00745543" w:rsidRPr="00745543" w:rsidRDefault="00745543" w:rsidP="00745543">
      <w:r w:rsidRPr="00745543">
        <w:rPr>
          <w:rtl/>
        </w:rPr>
        <w:t>تَبَارَكَ اللهُ! مَا شَاءَ اللهُ</w:t>
      </w:r>
      <w:r w:rsidRPr="00745543">
        <w:t>! (Табāрака-Ллаху! Мā шā'а-Ллаху!)</w:t>
      </w:r>
      <w:r w:rsidRPr="00745543">
        <w:br/>
        <w:t xml:space="preserve">Благословен Аллах! Как пожелал Аллах! </w:t>
      </w:r>
      <w:r w:rsidRPr="00745543">
        <w:rPr>
          <w:rFonts w:ascii="Segoe UI Emoji" w:hAnsi="Segoe UI Emoji" w:cs="Segoe UI Emoji"/>
        </w:rPr>
        <w:t>📖✨🌙</w:t>
      </w:r>
    </w:p>
    <w:p w14:paraId="7269DCF4" w14:textId="77777777" w:rsidR="00124336" w:rsidRDefault="00124336"/>
    <w:sectPr w:rsidR="00124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B04"/>
    <w:multiLevelType w:val="multilevel"/>
    <w:tmpl w:val="35C4F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67274"/>
    <w:multiLevelType w:val="multilevel"/>
    <w:tmpl w:val="2E72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33CBF"/>
    <w:multiLevelType w:val="multilevel"/>
    <w:tmpl w:val="599C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93D77"/>
    <w:multiLevelType w:val="multilevel"/>
    <w:tmpl w:val="8B2A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53087"/>
    <w:multiLevelType w:val="multilevel"/>
    <w:tmpl w:val="C9E283E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7731E5"/>
    <w:multiLevelType w:val="multilevel"/>
    <w:tmpl w:val="B8F29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A81CA4"/>
    <w:multiLevelType w:val="multilevel"/>
    <w:tmpl w:val="10C6BE1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6B479B"/>
    <w:multiLevelType w:val="multilevel"/>
    <w:tmpl w:val="8E16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E57D94"/>
    <w:multiLevelType w:val="multilevel"/>
    <w:tmpl w:val="F0BE7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304196"/>
    <w:multiLevelType w:val="multilevel"/>
    <w:tmpl w:val="B9E62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54544E"/>
    <w:multiLevelType w:val="multilevel"/>
    <w:tmpl w:val="FFE49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43388C"/>
    <w:multiLevelType w:val="multilevel"/>
    <w:tmpl w:val="FDF66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5C7D94"/>
    <w:multiLevelType w:val="multilevel"/>
    <w:tmpl w:val="D3A0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5033EF"/>
    <w:multiLevelType w:val="multilevel"/>
    <w:tmpl w:val="233ABA7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B214D1"/>
    <w:multiLevelType w:val="multilevel"/>
    <w:tmpl w:val="A2EE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2534C"/>
    <w:multiLevelType w:val="multilevel"/>
    <w:tmpl w:val="BA46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CC7ACA"/>
    <w:multiLevelType w:val="multilevel"/>
    <w:tmpl w:val="BC5C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D3E25"/>
    <w:multiLevelType w:val="multilevel"/>
    <w:tmpl w:val="8356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C46225"/>
    <w:multiLevelType w:val="multilevel"/>
    <w:tmpl w:val="C168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F05D7"/>
    <w:multiLevelType w:val="multilevel"/>
    <w:tmpl w:val="8EF4B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69767B"/>
    <w:multiLevelType w:val="multilevel"/>
    <w:tmpl w:val="562EB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2F4193"/>
    <w:multiLevelType w:val="multilevel"/>
    <w:tmpl w:val="E2F2F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8B1429"/>
    <w:multiLevelType w:val="multilevel"/>
    <w:tmpl w:val="28C2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5E05B8"/>
    <w:multiLevelType w:val="multilevel"/>
    <w:tmpl w:val="331E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25661"/>
    <w:multiLevelType w:val="multilevel"/>
    <w:tmpl w:val="42A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3F20A4"/>
    <w:multiLevelType w:val="multilevel"/>
    <w:tmpl w:val="E6E21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25234C"/>
    <w:multiLevelType w:val="multilevel"/>
    <w:tmpl w:val="AB602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C94677"/>
    <w:multiLevelType w:val="multilevel"/>
    <w:tmpl w:val="29947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CD2DB6"/>
    <w:multiLevelType w:val="multilevel"/>
    <w:tmpl w:val="DC2E6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324037"/>
    <w:multiLevelType w:val="multilevel"/>
    <w:tmpl w:val="7318F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7D4B26"/>
    <w:multiLevelType w:val="multilevel"/>
    <w:tmpl w:val="51A81F8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4B29D2"/>
    <w:multiLevelType w:val="multilevel"/>
    <w:tmpl w:val="304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366AD8"/>
    <w:multiLevelType w:val="multilevel"/>
    <w:tmpl w:val="5D8E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3646A4"/>
    <w:multiLevelType w:val="multilevel"/>
    <w:tmpl w:val="990E5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F00D27"/>
    <w:multiLevelType w:val="multilevel"/>
    <w:tmpl w:val="779C1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977725"/>
    <w:multiLevelType w:val="multilevel"/>
    <w:tmpl w:val="42A89D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636CDD"/>
    <w:multiLevelType w:val="multilevel"/>
    <w:tmpl w:val="317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E74D94"/>
    <w:multiLevelType w:val="multilevel"/>
    <w:tmpl w:val="EA1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931344"/>
    <w:multiLevelType w:val="multilevel"/>
    <w:tmpl w:val="B6D2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445CDB"/>
    <w:multiLevelType w:val="multilevel"/>
    <w:tmpl w:val="352E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441A9F"/>
    <w:multiLevelType w:val="multilevel"/>
    <w:tmpl w:val="F27E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F45072"/>
    <w:multiLevelType w:val="multilevel"/>
    <w:tmpl w:val="E35E2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F66700"/>
    <w:multiLevelType w:val="multilevel"/>
    <w:tmpl w:val="62B2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784F1F"/>
    <w:multiLevelType w:val="multilevel"/>
    <w:tmpl w:val="374A9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D53AEF"/>
    <w:multiLevelType w:val="multilevel"/>
    <w:tmpl w:val="33B2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003834">
    <w:abstractNumId w:val="15"/>
  </w:num>
  <w:num w:numId="2" w16cid:durableId="268776711">
    <w:abstractNumId w:val="39"/>
  </w:num>
  <w:num w:numId="3" w16cid:durableId="826753163">
    <w:abstractNumId w:val="44"/>
  </w:num>
  <w:num w:numId="4" w16cid:durableId="396051004">
    <w:abstractNumId w:val="37"/>
  </w:num>
  <w:num w:numId="5" w16cid:durableId="555968149">
    <w:abstractNumId w:val="22"/>
  </w:num>
  <w:num w:numId="6" w16cid:durableId="2134442266">
    <w:abstractNumId w:val="23"/>
  </w:num>
  <w:num w:numId="7" w16cid:durableId="322591365">
    <w:abstractNumId w:val="40"/>
  </w:num>
  <w:num w:numId="8" w16cid:durableId="1638610598">
    <w:abstractNumId w:val="36"/>
  </w:num>
  <w:num w:numId="9" w16cid:durableId="1678531023">
    <w:abstractNumId w:val="24"/>
  </w:num>
  <w:num w:numId="10" w16cid:durableId="1721635167">
    <w:abstractNumId w:val="17"/>
  </w:num>
  <w:num w:numId="11" w16cid:durableId="1717385349">
    <w:abstractNumId w:val="18"/>
  </w:num>
  <w:num w:numId="12" w16cid:durableId="601105313">
    <w:abstractNumId w:val="34"/>
  </w:num>
  <w:num w:numId="13" w16cid:durableId="239407201">
    <w:abstractNumId w:val="11"/>
  </w:num>
  <w:num w:numId="14" w16cid:durableId="623384800">
    <w:abstractNumId w:val="9"/>
  </w:num>
  <w:num w:numId="15" w16cid:durableId="1298996307">
    <w:abstractNumId w:val="5"/>
  </w:num>
  <w:num w:numId="16" w16cid:durableId="206377676">
    <w:abstractNumId w:val="31"/>
  </w:num>
  <w:num w:numId="17" w16cid:durableId="1575966133">
    <w:abstractNumId w:val="33"/>
  </w:num>
  <w:num w:numId="18" w16cid:durableId="1366909971">
    <w:abstractNumId w:val="27"/>
  </w:num>
  <w:num w:numId="19" w16cid:durableId="397244079">
    <w:abstractNumId w:val="0"/>
  </w:num>
  <w:num w:numId="20" w16cid:durableId="1815219702">
    <w:abstractNumId w:val="43"/>
  </w:num>
  <w:num w:numId="21" w16cid:durableId="256986279">
    <w:abstractNumId w:val="32"/>
  </w:num>
  <w:num w:numId="22" w16cid:durableId="1349020947">
    <w:abstractNumId w:val="28"/>
  </w:num>
  <w:num w:numId="23" w16cid:durableId="2018194544">
    <w:abstractNumId w:val="25"/>
  </w:num>
  <w:num w:numId="24" w16cid:durableId="1038354360">
    <w:abstractNumId w:val="41"/>
  </w:num>
  <w:num w:numId="25" w16cid:durableId="1909219377">
    <w:abstractNumId w:val="29"/>
  </w:num>
  <w:num w:numId="26" w16cid:durableId="230576901">
    <w:abstractNumId w:val="8"/>
  </w:num>
  <w:num w:numId="27" w16cid:durableId="373045262">
    <w:abstractNumId w:val="21"/>
  </w:num>
  <w:num w:numId="28" w16cid:durableId="2075811612">
    <w:abstractNumId w:val="19"/>
  </w:num>
  <w:num w:numId="29" w16cid:durableId="55519152">
    <w:abstractNumId w:val="1"/>
  </w:num>
  <w:num w:numId="30" w16cid:durableId="1556619656">
    <w:abstractNumId w:val="20"/>
  </w:num>
  <w:num w:numId="31" w16cid:durableId="165101217">
    <w:abstractNumId w:val="14"/>
  </w:num>
  <w:num w:numId="32" w16cid:durableId="1228609603">
    <w:abstractNumId w:val="38"/>
  </w:num>
  <w:num w:numId="33" w16cid:durableId="1558319801">
    <w:abstractNumId w:val="2"/>
  </w:num>
  <w:num w:numId="34" w16cid:durableId="935476378">
    <w:abstractNumId w:val="3"/>
  </w:num>
  <w:num w:numId="35" w16cid:durableId="711421741">
    <w:abstractNumId w:val="10"/>
  </w:num>
  <w:num w:numId="36" w16cid:durableId="611327848">
    <w:abstractNumId w:val="35"/>
  </w:num>
  <w:num w:numId="37" w16cid:durableId="1886484881">
    <w:abstractNumId w:val="6"/>
  </w:num>
  <w:num w:numId="38" w16cid:durableId="1422488672">
    <w:abstractNumId w:val="4"/>
  </w:num>
  <w:num w:numId="39" w16cid:durableId="2095085109">
    <w:abstractNumId w:val="30"/>
  </w:num>
  <w:num w:numId="40" w16cid:durableId="77799936">
    <w:abstractNumId w:val="13"/>
  </w:num>
  <w:num w:numId="41" w16cid:durableId="1915780192">
    <w:abstractNumId w:val="7"/>
  </w:num>
  <w:num w:numId="42" w16cid:durableId="1406610321">
    <w:abstractNumId w:val="26"/>
  </w:num>
  <w:num w:numId="43" w16cid:durableId="1508859043">
    <w:abstractNumId w:val="12"/>
  </w:num>
  <w:num w:numId="44" w16cid:durableId="1939947860">
    <w:abstractNumId w:val="16"/>
  </w:num>
  <w:num w:numId="45" w16cid:durableId="21856475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BB"/>
    <w:rsid w:val="00124336"/>
    <w:rsid w:val="004D78BB"/>
    <w:rsid w:val="0052271D"/>
    <w:rsid w:val="00745543"/>
    <w:rsid w:val="0089212E"/>
    <w:rsid w:val="00B55A06"/>
    <w:rsid w:val="00CA276C"/>
    <w:rsid w:val="00EF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F5BD70-7626-47DA-A62F-9CAF8F5EB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7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7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7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7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78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78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78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78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78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78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7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7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7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7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78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78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78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7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78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7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2138</Words>
  <Characters>12188</Characters>
  <Application>Microsoft Office Word</Application>
  <DocSecurity>0</DocSecurity>
  <Lines>101</Lines>
  <Paragraphs>28</Paragraphs>
  <ScaleCrop>false</ScaleCrop>
  <Company/>
  <LinksUpToDate>false</LinksUpToDate>
  <CharactersWithSpaces>14298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Искандар Бахтиёр ўғли Алимов</dc:creator>
  <cp:keywords/>
  <dc:description/>
  <cp:lastModifiedBy>Искандар Бахтиёр ўғли Алимов</cp:lastModifiedBy>
  <cp:revision>3</cp:revision>
  <dcterms:created xsi:type="dcterms:W3CDTF">2026-02-13T09:36:00Z</dcterms:created>
  <dcterms:modified xsi:type="dcterms:W3CDTF">2026-02-13T09:36:00Z</dcterms:modified>
</cp:coreProperties>
</file>