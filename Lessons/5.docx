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8BE2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УРОК 5 - Книга Медина (Madinah Arabic Reader)</w:t>
      </w:r>
    </w:p>
    <w:p w14:paraId="34E71D3E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  <w:rtl/>
        </w:rPr>
        <w:t>الضَّمَائِرُ (المُتَّصِلَةُ وَالمُنْفَصِلَةُ)</w:t>
      </w:r>
      <w:r w:rsidRPr="00E91FB3">
        <w:rPr>
          <w:b/>
          <w:bCs/>
        </w:rPr>
        <w:t xml:space="preserve"> - Личные местоимения (множественное число)</w:t>
      </w:r>
    </w:p>
    <w:p w14:paraId="21599996" w14:textId="77777777" w:rsidR="00E91FB3" w:rsidRPr="00E91FB3" w:rsidRDefault="00E91FB3" w:rsidP="00E91FB3">
      <w:r w:rsidRPr="00E91FB3">
        <w:pict w14:anchorId="4671D6C6">
          <v:rect id="_x0000_i1265" style="width:0;height:1.5pt" o:hralign="center" o:hrstd="t" o:hr="t" fillcolor="#a0a0a0" stroked="f"/>
        </w:pict>
      </w:r>
    </w:p>
    <w:p w14:paraId="0565D39B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🎯</w:t>
      </w:r>
      <w:r w:rsidRPr="00E91FB3">
        <w:rPr>
          <w:b/>
          <w:bCs/>
        </w:rPr>
        <w:t xml:space="preserve"> Что мы изучим в этом уроке:</w:t>
      </w:r>
    </w:p>
    <w:p w14:paraId="2E73990F" w14:textId="77777777" w:rsidR="00E91FB3" w:rsidRPr="00E91FB3" w:rsidRDefault="00E91FB3" w:rsidP="00E91FB3">
      <w:pPr>
        <w:numPr>
          <w:ilvl w:val="0"/>
          <w:numId w:val="1"/>
        </w:numPr>
      </w:pPr>
      <w:r w:rsidRPr="00E91FB3">
        <w:t xml:space="preserve">Личные местоимения множественного числа: </w:t>
      </w:r>
      <w:r w:rsidRPr="00E91FB3">
        <w:rPr>
          <w:rtl/>
        </w:rPr>
        <w:t>نَحْنُ، أَنْتُمْ، أَنْتُنَّ، هُمْ، هُنَّ</w:t>
      </w:r>
    </w:p>
    <w:p w14:paraId="23C38D52" w14:textId="77777777" w:rsidR="00E91FB3" w:rsidRPr="00E91FB3" w:rsidRDefault="00E91FB3" w:rsidP="00E91FB3">
      <w:pPr>
        <w:numPr>
          <w:ilvl w:val="0"/>
          <w:numId w:val="1"/>
        </w:numPr>
      </w:pPr>
      <w:r w:rsidRPr="00E91FB3">
        <w:t>Полная система личных местоимений арабского языка</w:t>
      </w:r>
    </w:p>
    <w:p w14:paraId="20115776" w14:textId="77777777" w:rsidR="00E91FB3" w:rsidRPr="00E91FB3" w:rsidRDefault="00E91FB3" w:rsidP="00E91FB3">
      <w:pPr>
        <w:numPr>
          <w:ilvl w:val="0"/>
          <w:numId w:val="1"/>
        </w:numPr>
      </w:pPr>
      <w:r w:rsidRPr="00E91FB3">
        <w:t>Построение предложений с множественным числом</w:t>
      </w:r>
    </w:p>
    <w:p w14:paraId="54550715" w14:textId="77777777" w:rsidR="00E91FB3" w:rsidRPr="00E91FB3" w:rsidRDefault="00E91FB3" w:rsidP="00E91FB3">
      <w:pPr>
        <w:numPr>
          <w:ilvl w:val="0"/>
          <w:numId w:val="1"/>
        </w:numPr>
      </w:pPr>
      <w:r w:rsidRPr="00E91FB3">
        <w:t>Согласование местоимений с существительными</w:t>
      </w:r>
    </w:p>
    <w:p w14:paraId="5CFD99D4" w14:textId="77777777" w:rsidR="00E91FB3" w:rsidRPr="00E91FB3" w:rsidRDefault="00E91FB3" w:rsidP="00E91FB3">
      <w:pPr>
        <w:numPr>
          <w:ilvl w:val="0"/>
          <w:numId w:val="1"/>
        </w:numPr>
      </w:pPr>
      <w:r w:rsidRPr="00E91FB3">
        <w:t>Практика диалогов с группами людей</w:t>
      </w:r>
    </w:p>
    <w:p w14:paraId="080334C2" w14:textId="77777777" w:rsidR="00E91FB3" w:rsidRPr="00E91FB3" w:rsidRDefault="00E91FB3" w:rsidP="00E91FB3">
      <w:r w:rsidRPr="00E91FB3">
        <w:pict w14:anchorId="184955AE">
          <v:rect id="_x0000_i1266" style="width:0;height:1.5pt" o:hralign="center" o:hrstd="t" o:hr="t" fillcolor="#a0a0a0" stroked="f"/>
        </w:pict>
      </w:r>
    </w:p>
    <w:p w14:paraId="7E0BA8AD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📝</w:t>
      </w:r>
      <w:r w:rsidRPr="00E91FB3">
        <w:rPr>
          <w:b/>
          <w:bCs/>
        </w:rPr>
        <w:t xml:space="preserve"> ЧАСТЬ 1: Повторение (Урок 4)</w:t>
      </w:r>
    </w:p>
    <w:p w14:paraId="2052E983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Личные местоимения единственного числа: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70"/>
        <w:gridCol w:w="1708"/>
      </w:tblGrid>
      <w:tr w:rsidR="00E91FB3" w:rsidRPr="00E91FB3" w14:paraId="4B515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51963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353BB9CA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4F535785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Транскрипция</w:t>
            </w:r>
          </w:p>
        </w:tc>
      </w:tr>
      <w:tr w:rsidR="00E91FB3" w:rsidRPr="00E91FB3" w14:paraId="28AC4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F5D2" w14:textId="77777777" w:rsidR="00E91FB3" w:rsidRPr="00E91FB3" w:rsidRDefault="00E91FB3" w:rsidP="00E91FB3">
            <w:r w:rsidRPr="00E91FB3">
              <w:rPr>
                <w:b/>
                <w:bCs/>
              </w:rPr>
              <w:t>Я</w:t>
            </w:r>
          </w:p>
        </w:tc>
        <w:tc>
          <w:tcPr>
            <w:tcW w:w="0" w:type="auto"/>
            <w:vAlign w:val="center"/>
            <w:hideMark/>
          </w:tcPr>
          <w:p w14:paraId="24B331A3" w14:textId="77777777" w:rsidR="00E91FB3" w:rsidRPr="00E91FB3" w:rsidRDefault="00E91FB3" w:rsidP="00E91FB3">
            <w:r w:rsidRPr="00E91FB3">
              <w:rPr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09840479" w14:textId="77777777" w:rsidR="00E91FB3" w:rsidRPr="00E91FB3" w:rsidRDefault="00E91FB3" w:rsidP="00E91FB3">
            <w:r w:rsidRPr="00E91FB3">
              <w:t>ана̄</w:t>
            </w:r>
          </w:p>
        </w:tc>
      </w:tr>
      <w:tr w:rsidR="00E91FB3" w:rsidRPr="00E91FB3" w14:paraId="07CA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989B" w14:textId="77777777" w:rsidR="00E91FB3" w:rsidRPr="00E91FB3" w:rsidRDefault="00E91FB3" w:rsidP="00E91FB3">
            <w:r w:rsidRPr="00E91FB3">
              <w:rPr>
                <w:b/>
                <w:bCs/>
              </w:rPr>
              <w:t>Ты</w:t>
            </w:r>
            <w:r w:rsidRPr="00E91FB3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36F565B3" w14:textId="77777777" w:rsidR="00E91FB3" w:rsidRPr="00E91FB3" w:rsidRDefault="00E91FB3" w:rsidP="00E91FB3">
            <w:r w:rsidRPr="00E91FB3">
              <w:rPr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7F4B535F" w14:textId="77777777" w:rsidR="00E91FB3" w:rsidRPr="00E91FB3" w:rsidRDefault="00E91FB3" w:rsidP="00E91FB3">
            <w:r w:rsidRPr="00E91FB3">
              <w:t>анта</w:t>
            </w:r>
          </w:p>
        </w:tc>
      </w:tr>
      <w:tr w:rsidR="00E91FB3" w:rsidRPr="00E91FB3" w14:paraId="28A6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3DA2" w14:textId="77777777" w:rsidR="00E91FB3" w:rsidRPr="00E91FB3" w:rsidRDefault="00E91FB3" w:rsidP="00E91FB3">
            <w:r w:rsidRPr="00E91FB3">
              <w:rPr>
                <w:b/>
                <w:bCs/>
              </w:rPr>
              <w:t>Ты</w:t>
            </w:r>
            <w:r w:rsidRPr="00E91FB3">
              <w:t xml:space="preserve"> (ж.р.)</w:t>
            </w:r>
          </w:p>
        </w:tc>
        <w:tc>
          <w:tcPr>
            <w:tcW w:w="0" w:type="auto"/>
            <w:vAlign w:val="center"/>
            <w:hideMark/>
          </w:tcPr>
          <w:p w14:paraId="2C3F644B" w14:textId="77777777" w:rsidR="00E91FB3" w:rsidRPr="00E91FB3" w:rsidRDefault="00E91FB3" w:rsidP="00E91FB3">
            <w:r w:rsidRPr="00E91FB3">
              <w:rPr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16F74F37" w14:textId="77777777" w:rsidR="00E91FB3" w:rsidRPr="00E91FB3" w:rsidRDefault="00E91FB3" w:rsidP="00E91FB3">
            <w:r w:rsidRPr="00E91FB3">
              <w:t>анти</w:t>
            </w:r>
          </w:p>
        </w:tc>
      </w:tr>
      <w:tr w:rsidR="00E91FB3" w:rsidRPr="00E91FB3" w14:paraId="7D69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FFD3" w14:textId="77777777" w:rsidR="00E91FB3" w:rsidRPr="00E91FB3" w:rsidRDefault="00E91FB3" w:rsidP="00E91FB3">
            <w:r w:rsidRPr="00E91FB3">
              <w:rPr>
                <w:b/>
                <w:bCs/>
              </w:rPr>
              <w:t>Он</w:t>
            </w:r>
          </w:p>
        </w:tc>
        <w:tc>
          <w:tcPr>
            <w:tcW w:w="0" w:type="auto"/>
            <w:vAlign w:val="center"/>
            <w:hideMark/>
          </w:tcPr>
          <w:p w14:paraId="14E8F79B" w14:textId="77777777" w:rsidR="00E91FB3" w:rsidRPr="00E91FB3" w:rsidRDefault="00E91FB3" w:rsidP="00E91FB3">
            <w:r w:rsidRPr="00E91FB3">
              <w:rPr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486FA064" w14:textId="77777777" w:rsidR="00E91FB3" w:rsidRPr="00E91FB3" w:rsidRDefault="00E91FB3" w:rsidP="00E91FB3">
            <w:r w:rsidRPr="00E91FB3">
              <w:t>хува</w:t>
            </w:r>
          </w:p>
        </w:tc>
      </w:tr>
      <w:tr w:rsidR="00E91FB3" w:rsidRPr="00E91FB3" w14:paraId="6FD5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23F0" w14:textId="77777777" w:rsidR="00E91FB3" w:rsidRPr="00E91FB3" w:rsidRDefault="00E91FB3" w:rsidP="00E91FB3">
            <w:r w:rsidRPr="00E91FB3">
              <w:rPr>
                <w:b/>
                <w:bCs/>
              </w:rPr>
              <w:t>Она</w:t>
            </w:r>
          </w:p>
        </w:tc>
        <w:tc>
          <w:tcPr>
            <w:tcW w:w="0" w:type="auto"/>
            <w:vAlign w:val="center"/>
            <w:hideMark/>
          </w:tcPr>
          <w:p w14:paraId="148078E5" w14:textId="77777777" w:rsidR="00E91FB3" w:rsidRPr="00E91FB3" w:rsidRDefault="00E91FB3" w:rsidP="00E91FB3">
            <w:r w:rsidRPr="00E91FB3">
              <w:rPr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1FAAA057" w14:textId="77777777" w:rsidR="00E91FB3" w:rsidRPr="00E91FB3" w:rsidRDefault="00E91FB3" w:rsidP="00E91FB3">
            <w:r w:rsidRPr="00E91FB3">
              <w:t>хия</w:t>
            </w:r>
          </w:p>
        </w:tc>
      </w:tr>
    </w:tbl>
    <w:p w14:paraId="7E8312C6" w14:textId="77777777" w:rsidR="00E91FB3" w:rsidRPr="00E91FB3" w:rsidRDefault="00E91FB3" w:rsidP="00E91FB3">
      <w:r w:rsidRPr="00E91FB3">
        <w:pict w14:anchorId="5068AF54">
          <v:rect id="_x0000_i1267" style="width:0;height:1.5pt" o:hralign="center" o:hrstd="t" o:hr="t" fillcolor="#a0a0a0" stroked="f"/>
        </w:pict>
      </w:r>
    </w:p>
    <w:p w14:paraId="05743D08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👥</w:t>
      </w:r>
      <w:r w:rsidRPr="00E91FB3">
        <w:rPr>
          <w:b/>
          <w:bCs/>
        </w:rPr>
        <w:t xml:space="preserve"> ЧАСТЬ 2: Личные местоимения множественного числа</w:t>
      </w:r>
    </w:p>
    <w:p w14:paraId="5755FC33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1. </w:t>
      </w:r>
      <w:r w:rsidRPr="00E91FB3">
        <w:rPr>
          <w:b/>
          <w:bCs/>
          <w:rtl/>
        </w:rPr>
        <w:t xml:space="preserve">نَحْنُ </w:t>
      </w:r>
      <w:r w:rsidRPr="00E91FB3">
        <w:rPr>
          <w:b/>
          <w:bCs/>
        </w:rPr>
        <w:t>(нахну) - мы</w:t>
      </w:r>
    </w:p>
    <w:p w14:paraId="18B91562" w14:textId="77777777" w:rsidR="00E91FB3" w:rsidRPr="00E91FB3" w:rsidRDefault="00E91FB3" w:rsidP="00E91FB3">
      <w:r w:rsidRPr="00E91FB3">
        <w:rPr>
          <w:b/>
          <w:bCs/>
        </w:rPr>
        <w:t>Произношение:</w:t>
      </w:r>
      <w:r w:rsidRPr="00E91FB3">
        <w:t xml:space="preserve"> НАХ-НУ</w:t>
      </w:r>
    </w:p>
    <w:p w14:paraId="0F7616D0" w14:textId="77777777" w:rsidR="00E91FB3" w:rsidRPr="00E91FB3" w:rsidRDefault="00E91FB3" w:rsidP="00E91FB3">
      <w:r w:rsidRPr="00E91FB3">
        <w:rPr>
          <w:b/>
          <w:bCs/>
        </w:rPr>
        <w:t>Использование:</w:t>
      </w:r>
      <w:r w:rsidRPr="00E91FB3">
        <w:t xml:space="preserve"> Говорим о себе и других (группа, включающая говорящего)</w:t>
      </w:r>
    </w:p>
    <w:p w14:paraId="4055E49B" w14:textId="77777777" w:rsidR="00E91FB3" w:rsidRPr="00E91FB3" w:rsidRDefault="00E91FB3" w:rsidP="00E91FB3">
      <w:r w:rsidRPr="00E91FB3">
        <w:rPr>
          <w:b/>
          <w:bCs/>
        </w:rPr>
        <w:t>Для мужчин и женщин!</w:t>
      </w:r>
    </w:p>
    <w:p w14:paraId="3A2FED3E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5BAD42AE" w14:textId="77777777" w:rsidR="00E91FB3" w:rsidRPr="00E91FB3" w:rsidRDefault="00E91FB3" w:rsidP="00E91FB3">
      <w:pPr>
        <w:numPr>
          <w:ilvl w:val="0"/>
          <w:numId w:val="2"/>
        </w:numPr>
      </w:pPr>
      <w:r w:rsidRPr="00E91FB3">
        <w:rPr>
          <w:b/>
          <w:bCs/>
          <w:rtl/>
        </w:rPr>
        <w:lastRenderedPageBreak/>
        <w:t>نَحْنُ طُلَّابٌ</w:t>
      </w:r>
      <w:r w:rsidRPr="00E91FB3">
        <w:rPr>
          <w:rtl/>
        </w:rPr>
        <w:t xml:space="preserve"> </w:t>
      </w:r>
      <w:r w:rsidRPr="00E91FB3">
        <w:t>(нахну туллябун) - Мы студенты</w:t>
      </w:r>
    </w:p>
    <w:p w14:paraId="20E40147" w14:textId="77777777" w:rsidR="00E91FB3" w:rsidRPr="00E91FB3" w:rsidRDefault="00E91FB3" w:rsidP="00E91FB3">
      <w:pPr>
        <w:numPr>
          <w:ilvl w:val="0"/>
          <w:numId w:val="2"/>
        </w:numPr>
      </w:pPr>
      <w:r w:rsidRPr="00E91FB3">
        <w:rPr>
          <w:b/>
          <w:bCs/>
          <w:rtl/>
        </w:rPr>
        <w:t>نَحْنُ طَالِبَاتٌ</w:t>
      </w:r>
      <w:r w:rsidRPr="00E91FB3">
        <w:rPr>
          <w:rtl/>
        </w:rPr>
        <w:t xml:space="preserve"> </w:t>
      </w:r>
      <w:r w:rsidRPr="00E91FB3">
        <w:t>(нахну т̣а̄либа̄тун) - Мы студентки</w:t>
      </w:r>
    </w:p>
    <w:p w14:paraId="6611C221" w14:textId="77777777" w:rsidR="00E91FB3" w:rsidRPr="00E91FB3" w:rsidRDefault="00E91FB3" w:rsidP="00E91FB3">
      <w:pPr>
        <w:numPr>
          <w:ilvl w:val="0"/>
          <w:numId w:val="2"/>
        </w:numPr>
      </w:pPr>
      <w:r w:rsidRPr="00E91FB3">
        <w:rPr>
          <w:b/>
          <w:bCs/>
          <w:rtl/>
        </w:rPr>
        <w:t>نَحْنُ مُدَرِّسُونَ</w:t>
      </w:r>
      <w:r w:rsidRPr="00E91FB3">
        <w:rPr>
          <w:rtl/>
        </w:rPr>
        <w:t xml:space="preserve"> </w:t>
      </w:r>
      <w:r w:rsidRPr="00E91FB3">
        <w:t>(нахну мударрисӯна) - Мы учителя</w:t>
      </w:r>
    </w:p>
    <w:p w14:paraId="525154D0" w14:textId="77777777" w:rsidR="00E91FB3" w:rsidRPr="00E91FB3" w:rsidRDefault="00E91FB3" w:rsidP="00E91FB3">
      <w:r w:rsidRPr="00E91FB3">
        <w:pict w14:anchorId="5B1B0F6B">
          <v:rect id="_x0000_i1268" style="width:0;height:1.5pt" o:hralign="center" o:hrstd="t" o:hr="t" fillcolor="#a0a0a0" stroked="f"/>
        </w:pict>
      </w:r>
    </w:p>
    <w:p w14:paraId="152F8DD3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2. </w:t>
      </w:r>
      <w:r w:rsidRPr="00E91FB3">
        <w:rPr>
          <w:b/>
          <w:bCs/>
          <w:rtl/>
        </w:rPr>
        <w:t xml:space="preserve">أَنْتُمْ </w:t>
      </w:r>
      <w:r w:rsidRPr="00E91FB3">
        <w:rPr>
          <w:b/>
          <w:bCs/>
        </w:rPr>
        <w:t>(антум) - вы (группа мужчин или смешанная группа)</w:t>
      </w:r>
    </w:p>
    <w:p w14:paraId="5C609E75" w14:textId="77777777" w:rsidR="00E91FB3" w:rsidRPr="00E91FB3" w:rsidRDefault="00E91FB3" w:rsidP="00E91FB3">
      <w:r w:rsidRPr="00E91FB3">
        <w:rPr>
          <w:b/>
          <w:bCs/>
        </w:rPr>
        <w:t>Произношение:</w:t>
      </w:r>
      <w:r w:rsidRPr="00E91FB3">
        <w:t xml:space="preserve"> АН-ТУМ</w:t>
      </w:r>
    </w:p>
    <w:p w14:paraId="01ABE14C" w14:textId="77777777" w:rsidR="00E91FB3" w:rsidRPr="00E91FB3" w:rsidRDefault="00E91FB3" w:rsidP="00E91FB3">
      <w:r w:rsidRPr="00E91FB3">
        <w:rPr>
          <w:b/>
          <w:bCs/>
        </w:rPr>
        <w:t>Использование:</w:t>
      </w:r>
      <w:r w:rsidRPr="00E91FB3">
        <w:t xml:space="preserve"> Обращаемся к группе мужчин ИЛИ к смешанной группе (мужчины + женщины)</w:t>
      </w:r>
    </w:p>
    <w:p w14:paraId="39EEDE93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1BDD8F90" w14:textId="77777777" w:rsidR="00E91FB3" w:rsidRPr="00E91FB3" w:rsidRDefault="00E91FB3" w:rsidP="00E91FB3">
      <w:pPr>
        <w:numPr>
          <w:ilvl w:val="0"/>
          <w:numId w:val="3"/>
        </w:numPr>
      </w:pPr>
      <w:r w:rsidRPr="00E91FB3">
        <w:rPr>
          <w:b/>
          <w:bCs/>
          <w:rtl/>
        </w:rPr>
        <w:t>أَنْتُمْ طُلَّابٌ</w:t>
      </w:r>
      <w:r w:rsidRPr="00E91FB3">
        <w:rPr>
          <w:rtl/>
        </w:rPr>
        <w:t xml:space="preserve"> </w:t>
      </w:r>
      <w:r w:rsidRPr="00E91FB3">
        <w:t>(антум туллябун) - Вы студенты</w:t>
      </w:r>
    </w:p>
    <w:p w14:paraId="1DD94FD8" w14:textId="77777777" w:rsidR="00E91FB3" w:rsidRPr="00E91FB3" w:rsidRDefault="00E91FB3" w:rsidP="00E91FB3">
      <w:pPr>
        <w:numPr>
          <w:ilvl w:val="0"/>
          <w:numId w:val="3"/>
        </w:numPr>
      </w:pPr>
      <w:r w:rsidRPr="00E91FB3">
        <w:rPr>
          <w:b/>
          <w:bCs/>
          <w:rtl/>
        </w:rPr>
        <w:t>أَنْتُمْ مُدَرِّسُونَ</w:t>
      </w:r>
      <w:r w:rsidRPr="00E91FB3">
        <w:rPr>
          <w:rtl/>
        </w:rPr>
        <w:t xml:space="preserve"> </w:t>
      </w:r>
      <w:r w:rsidRPr="00E91FB3">
        <w:t>(антум мударрисӯна) - Вы учителя</w:t>
      </w:r>
    </w:p>
    <w:p w14:paraId="34D8E4B7" w14:textId="77777777" w:rsidR="00E91FB3" w:rsidRPr="00E91FB3" w:rsidRDefault="00E91FB3" w:rsidP="00E91FB3">
      <w:pPr>
        <w:numPr>
          <w:ilvl w:val="0"/>
          <w:numId w:val="3"/>
        </w:numPr>
      </w:pPr>
      <w:r w:rsidRPr="00E91FB3">
        <w:rPr>
          <w:b/>
          <w:bCs/>
          <w:rtl/>
        </w:rPr>
        <w:t>أَنْتُمْ مِصْرِيُّونَ</w:t>
      </w:r>
      <w:r w:rsidRPr="00E91FB3">
        <w:rPr>
          <w:rtl/>
        </w:rPr>
        <w:t xml:space="preserve"> </w:t>
      </w:r>
      <w:r w:rsidRPr="00E91FB3">
        <w:t>(антум мис̣риййӯна) - Вы египтяне</w:t>
      </w:r>
    </w:p>
    <w:p w14:paraId="7FCB12C0" w14:textId="77777777" w:rsidR="00E91FB3" w:rsidRPr="00E91FB3" w:rsidRDefault="00E91FB3" w:rsidP="00E91FB3">
      <w:r w:rsidRPr="00E91FB3">
        <w:pict w14:anchorId="382B56E9">
          <v:rect id="_x0000_i1269" style="width:0;height:1.5pt" o:hralign="center" o:hrstd="t" o:hr="t" fillcolor="#a0a0a0" stroked="f"/>
        </w:pict>
      </w:r>
    </w:p>
    <w:p w14:paraId="2C9B3A86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3. </w:t>
      </w:r>
      <w:r w:rsidRPr="00E91FB3">
        <w:rPr>
          <w:b/>
          <w:bCs/>
          <w:rtl/>
        </w:rPr>
        <w:t xml:space="preserve">أَنْتُنَّ </w:t>
      </w:r>
      <w:r w:rsidRPr="00E91FB3">
        <w:rPr>
          <w:b/>
          <w:bCs/>
        </w:rPr>
        <w:t>(антунна) - вы (группа только женщин)</w:t>
      </w:r>
    </w:p>
    <w:p w14:paraId="5A20FA60" w14:textId="77777777" w:rsidR="00E91FB3" w:rsidRPr="00E91FB3" w:rsidRDefault="00E91FB3" w:rsidP="00E91FB3">
      <w:r w:rsidRPr="00E91FB3">
        <w:rPr>
          <w:b/>
          <w:bCs/>
        </w:rPr>
        <w:t>Произношение:</w:t>
      </w:r>
      <w:r w:rsidRPr="00E91FB3">
        <w:t xml:space="preserve"> АН-ТУН-НА</w:t>
      </w:r>
    </w:p>
    <w:p w14:paraId="3E320A98" w14:textId="77777777" w:rsidR="00E91FB3" w:rsidRPr="00E91FB3" w:rsidRDefault="00E91FB3" w:rsidP="00E91FB3">
      <w:r w:rsidRPr="00E91FB3">
        <w:rPr>
          <w:b/>
          <w:bCs/>
        </w:rPr>
        <w:t>Использование:</w:t>
      </w:r>
      <w:r w:rsidRPr="00E91FB3">
        <w:t xml:space="preserve"> Обращаемся ТОЛЬКО к группе женщин</w:t>
      </w:r>
    </w:p>
    <w:p w14:paraId="20CD3B44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7C677591" w14:textId="77777777" w:rsidR="00E91FB3" w:rsidRPr="00E91FB3" w:rsidRDefault="00E91FB3" w:rsidP="00E91FB3">
      <w:pPr>
        <w:numPr>
          <w:ilvl w:val="0"/>
          <w:numId w:val="4"/>
        </w:numPr>
      </w:pPr>
      <w:r w:rsidRPr="00E91FB3">
        <w:rPr>
          <w:b/>
          <w:bCs/>
          <w:rtl/>
        </w:rPr>
        <w:t>أَنْتُنَّ طَالِبَاتٌ</w:t>
      </w:r>
      <w:r w:rsidRPr="00E91FB3">
        <w:rPr>
          <w:rtl/>
        </w:rPr>
        <w:t xml:space="preserve"> </w:t>
      </w:r>
      <w:r w:rsidRPr="00E91FB3">
        <w:t>(антунна т̣а̄либа̄тун) - Вы студентки</w:t>
      </w:r>
    </w:p>
    <w:p w14:paraId="28164206" w14:textId="77777777" w:rsidR="00E91FB3" w:rsidRPr="00E91FB3" w:rsidRDefault="00E91FB3" w:rsidP="00E91FB3">
      <w:pPr>
        <w:numPr>
          <w:ilvl w:val="0"/>
          <w:numId w:val="4"/>
        </w:numPr>
      </w:pPr>
      <w:r w:rsidRPr="00E91FB3">
        <w:rPr>
          <w:b/>
          <w:bCs/>
          <w:rtl/>
        </w:rPr>
        <w:t>أَنْتُنَّ مُدَرِّسَاتٌ</w:t>
      </w:r>
      <w:r w:rsidRPr="00E91FB3">
        <w:rPr>
          <w:rtl/>
        </w:rPr>
        <w:t xml:space="preserve"> </w:t>
      </w:r>
      <w:r w:rsidRPr="00E91FB3">
        <w:t>(антунна мударриса̄тун) - Вы учительницы</w:t>
      </w:r>
    </w:p>
    <w:p w14:paraId="78EFADE1" w14:textId="77777777" w:rsidR="00E91FB3" w:rsidRPr="00E91FB3" w:rsidRDefault="00E91FB3" w:rsidP="00E91FB3">
      <w:pPr>
        <w:numPr>
          <w:ilvl w:val="0"/>
          <w:numId w:val="4"/>
        </w:numPr>
      </w:pPr>
      <w:r w:rsidRPr="00E91FB3">
        <w:rPr>
          <w:b/>
          <w:bCs/>
          <w:rtl/>
        </w:rPr>
        <w:t>أَنْتُنَّ مِصْرِيَّاتٌ</w:t>
      </w:r>
      <w:r w:rsidRPr="00E91FB3">
        <w:rPr>
          <w:rtl/>
        </w:rPr>
        <w:t xml:space="preserve"> </w:t>
      </w:r>
      <w:r w:rsidRPr="00E91FB3">
        <w:t>(антунна мис̣риййа̄тун) - Вы египтянки</w:t>
      </w:r>
    </w:p>
    <w:p w14:paraId="1DEE7871" w14:textId="77777777" w:rsidR="00E91FB3" w:rsidRPr="00E91FB3" w:rsidRDefault="00E91FB3" w:rsidP="00E91FB3">
      <w:r w:rsidRPr="00E91FB3">
        <w:pict w14:anchorId="71B1F6B8">
          <v:rect id="_x0000_i1270" style="width:0;height:1.5pt" o:hralign="center" o:hrstd="t" o:hr="t" fillcolor="#a0a0a0" stroked="f"/>
        </w:pict>
      </w:r>
    </w:p>
    <w:p w14:paraId="608F4983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4. </w:t>
      </w:r>
      <w:r w:rsidRPr="00E91FB3">
        <w:rPr>
          <w:b/>
          <w:bCs/>
          <w:rtl/>
        </w:rPr>
        <w:t xml:space="preserve">هُمْ </w:t>
      </w:r>
      <w:r w:rsidRPr="00E91FB3">
        <w:rPr>
          <w:b/>
          <w:bCs/>
        </w:rPr>
        <w:t>(хум) - они (группа мужчин или смешанная группа)</w:t>
      </w:r>
    </w:p>
    <w:p w14:paraId="740404D9" w14:textId="77777777" w:rsidR="00E91FB3" w:rsidRPr="00E91FB3" w:rsidRDefault="00E91FB3" w:rsidP="00E91FB3">
      <w:r w:rsidRPr="00E91FB3">
        <w:rPr>
          <w:b/>
          <w:bCs/>
        </w:rPr>
        <w:t>Произношение:</w:t>
      </w:r>
      <w:r w:rsidRPr="00E91FB3">
        <w:t xml:space="preserve"> ХУМ</w:t>
      </w:r>
    </w:p>
    <w:p w14:paraId="593AE600" w14:textId="77777777" w:rsidR="00E91FB3" w:rsidRPr="00E91FB3" w:rsidRDefault="00E91FB3" w:rsidP="00E91FB3">
      <w:r w:rsidRPr="00E91FB3">
        <w:rPr>
          <w:b/>
          <w:bCs/>
        </w:rPr>
        <w:t>Использование:</w:t>
      </w:r>
      <w:r w:rsidRPr="00E91FB3">
        <w:t xml:space="preserve"> Говорим о группе мужчин ИЛИ смешанной группе (третье лицо)</w:t>
      </w:r>
    </w:p>
    <w:p w14:paraId="439680DD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7FDA8994" w14:textId="77777777" w:rsidR="00E91FB3" w:rsidRPr="00E91FB3" w:rsidRDefault="00E91FB3" w:rsidP="00E91FB3">
      <w:pPr>
        <w:numPr>
          <w:ilvl w:val="0"/>
          <w:numId w:val="5"/>
        </w:numPr>
      </w:pPr>
      <w:r w:rsidRPr="00E91FB3">
        <w:rPr>
          <w:b/>
          <w:bCs/>
          <w:rtl/>
        </w:rPr>
        <w:t>هُمْ طُلَّابٌ</w:t>
      </w:r>
      <w:r w:rsidRPr="00E91FB3">
        <w:rPr>
          <w:rtl/>
        </w:rPr>
        <w:t xml:space="preserve"> </w:t>
      </w:r>
      <w:r w:rsidRPr="00E91FB3">
        <w:t>(хум туллябун) - Они студенты</w:t>
      </w:r>
    </w:p>
    <w:p w14:paraId="7DDCF729" w14:textId="77777777" w:rsidR="00E91FB3" w:rsidRPr="00E91FB3" w:rsidRDefault="00E91FB3" w:rsidP="00E91FB3">
      <w:pPr>
        <w:numPr>
          <w:ilvl w:val="0"/>
          <w:numId w:val="5"/>
        </w:numPr>
      </w:pPr>
      <w:r w:rsidRPr="00E91FB3">
        <w:rPr>
          <w:b/>
          <w:bCs/>
          <w:rtl/>
        </w:rPr>
        <w:lastRenderedPageBreak/>
        <w:t>هُمْ أَطِبَّاءُ</w:t>
      </w:r>
      <w:r w:rsidRPr="00E91FB3">
        <w:rPr>
          <w:rtl/>
        </w:rPr>
        <w:t xml:space="preserve"> </w:t>
      </w:r>
      <w:r w:rsidRPr="00E91FB3">
        <w:t>(хум ат̣ибба̄'у) - Они врачи</w:t>
      </w:r>
    </w:p>
    <w:p w14:paraId="2102DE9A" w14:textId="77777777" w:rsidR="00E91FB3" w:rsidRPr="00E91FB3" w:rsidRDefault="00E91FB3" w:rsidP="00E91FB3">
      <w:pPr>
        <w:numPr>
          <w:ilvl w:val="0"/>
          <w:numId w:val="5"/>
        </w:numPr>
      </w:pPr>
      <w:r w:rsidRPr="00E91FB3">
        <w:rPr>
          <w:b/>
          <w:bCs/>
          <w:rtl/>
        </w:rPr>
        <w:t>هُمْ مُهَنْدِسُونَ</w:t>
      </w:r>
      <w:r w:rsidRPr="00E91FB3">
        <w:rPr>
          <w:rtl/>
        </w:rPr>
        <w:t xml:space="preserve"> </w:t>
      </w:r>
      <w:r w:rsidRPr="00E91FB3">
        <w:t>(хум мухандисӯна) - Они инженеры</w:t>
      </w:r>
    </w:p>
    <w:p w14:paraId="0622736B" w14:textId="77777777" w:rsidR="00E91FB3" w:rsidRPr="00E91FB3" w:rsidRDefault="00E91FB3" w:rsidP="00E91FB3">
      <w:r w:rsidRPr="00E91FB3">
        <w:pict w14:anchorId="5352D506">
          <v:rect id="_x0000_i1271" style="width:0;height:1.5pt" o:hralign="center" o:hrstd="t" o:hr="t" fillcolor="#a0a0a0" stroked="f"/>
        </w:pict>
      </w:r>
    </w:p>
    <w:p w14:paraId="72B28F8F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5. </w:t>
      </w:r>
      <w:r w:rsidRPr="00E91FB3">
        <w:rPr>
          <w:b/>
          <w:bCs/>
          <w:rtl/>
        </w:rPr>
        <w:t xml:space="preserve">هُنَّ </w:t>
      </w:r>
      <w:r w:rsidRPr="00E91FB3">
        <w:rPr>
          <w:b/>
          <w:bCs/>
        </w:rPr>
        <w:t>(хунна) - они (группа только женщин)</w:t>
      </w:r>
    </w:p>
    <w:p w14:paraId="473A49EC" w14:textId="77777777" w:rsidR="00E91FB3" w:rsidRPr="00E91FB3" w:rsidRDefault="00E91FB3" w:rsidP="00E91FB3">
      <w:r w:rsidRPr="00E91FB3">
        <w:rPr>
          <w:b/>
          <w:bCs/>
        </w:rPr>
        <w:t>Произношение:</w:t>
      </w:r>
      <w:r w:rsidRPr="00E91FB3">
        <w:t xml:space="preserve"> ХУН-НА</w:t>
      </w:r>
    </w:p>
    <w:p w14:paraId="2232CF02" w14:textId="77777777" w:rsidR="00E91FB3" w:rsidRPr="00E91FB3" w:rsidRDefault="00E91FB3" w:rsidP="00E91FB3">
      <w:r w:rsidRPr="00E91FB3">
        <w:rPr>
          <w:b/>
          <w:bCs/>
        </w:rPr>
        <w:t>Использование:</w:t>
      </w:r>
      <w:r w:rsidRPr="00E91FB3">
        <w:t xml:space="preserve"> Говорим ТОЛЬКО о группе женщин (третье лицо)</w:t>
      </w:r>
    </w:p>
    <w:p w14:paraId="123C4543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2D39E465" w14:textId="77777777" w:rsidR="00E91FB3" w:rsidRPr="00E91FB3" w:rsidRDefault="00E91FB3" w:rsidP="00E91FB3">
      <w:pPr>
        <w:numPr>
          <w:ilvl w:val="0"/>
          <w:numId w:val="6"/>
        </w:numPr>
      </w:pPr>
      <w:r w:rsidRPr="00E91FB3">
        <w:rPr>
          <w:b/>
          <w:bCs/>
          <w:rtl/>
        </w:rPr>
        <w:t>هُنَّ طَالِبَاتٌ</w:t>
      </w:r>
      <w:r w:rsidRPr="00E91FB3">
        <w:rPr>
          <w:rtl/>
        </w:rPr>
        <w:t xml:space="preserve"> </w:t>
      </w:r>
      <w:r w:rsidRPr="00E91FB3">
        <w:t>(хунна т̣а̄либа̄тун) - Они студентки</w:t>
      </w:r>
    </w:p>
    <w:p w14:paraId="20FBD45B" w14:textId="77777777" w:rsidR="00E91FB3" w:rsidRPr="00E91FB3" w:rsidRDefault="00E91FB3" w:rsidP="00E91FB3">
      <w:pPr>
        <w:numPr>
          <w:ilvl w:val="0"/>
          <w:numId w:val="6"/>
        </w:numPr>
      </w:pPr>
      <w:r w:rsidRPr="00E91FB3">
        <w:rPr>
          <w:b/>
          <w:bCs/>
          <w:rtl/>
        </w:rPr>
        <w:t>هُنَّ مُدَرِّسَاتٌ</w:t>
      </w:r>
      <w:r w:rsidRPr="00E91FB3">
        <w:rPr>
          <w:rtl/>
        </w:rPr>
        <w:t xml:space="preserve"> </w:t>
      </w:r>
      <w:r w:rsidRPr="00E91FB3">
        <w:t>(хунна мударриса̄тун) - Они учительницы</w:t>
      </w:r>
    </w:p>
    <w:p w14:paraId="780E5C7B" w14:textId="77777777" w:rsidR="00E91FB3" w:rsidRPr="00E91FB3" w:rsidRDefault="00E91FB3" w:rsidP="00E91FB3">
      <w:pPr>
        <w:numPr>
          <w:ilvl w:val="0"/>
          <w:numId w:val="6"/>
        </w:numPr>
      </w:pPr>
      <w:r w:rsidRPr="00E91FB3">
        <w:rPr>
          <w:b/>
          <w:bCs/>
          <w:rtl/>
        </w:rPr>
        <w:t>هُنَّ طَبِيبَاتٌ</w:t>
      </w:r>
      <w:r w:rsidRPr="00E91FB3">
        <w:rPr>
          <w:rtl/>
        </w:rPr>
        <w:t xml:space="preserve"> </w:t>
      </w:r>
      <w:r w:rsidRPr="00E91FB3">
        <w:t>(хунна т̣абӣба̄тун) - Они врачи (женщины)</w:t>
      </w:r>
    </w:p>
    <w:p w14:paraId="59FEC814" w14:textId="77777777" w:rsidR="00E91FB3" w:rsidRPr="00E91FB3" w:rsidRDefault="00E91FB3" w:rsidP="00E91FB3">
      <w:r w:rsidRPr="00E91FB3">
        <w:pict w14:anchorId="2BC31B7A">
          <v:rect id="_x0000_i1272" style="width:0;height:1.5pt" o:hralign="center" o:hrstd="t" o:hr="t" fillcolor="#a0a0a0" stroked="f"/>
        </w:pict>
      </w:r>
    </w:p>
    <w:p w14:paraId="1E4E889A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📊</w:t>
      </w:r>
      <w:r w:rsidRPr="00E91FB3">
        <w:rPr>
          <w:b/>
          <w:bCs/>
        </w:rPr>
        <w:t xml:space="preserve"> ЧАСТЬ 3: Полная таблица личных местоимений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428"/>
        <w:gridCol w:w="2808"/>
      </w:tblGrid>
      <w:tr w:rsidR="00E91FB3" w:rsidRPr="00E91FB3" w14:paraId="4411B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2D8C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Лицо</w:t>
            </w:r>
          </w:p>
        </w:tc>
        <w:tc>
          <w:tcPr>
            <w:tcW w:w="0" w:type="auto"/>
            <w:vAlign w:val="center"/>
            <w:hideMark/>
          </w:tcPr>
          <w:p w14:paraId="046F3725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39A32D68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Множественное число</w:t>
            </w:r>
          </w:p>
        </w:tc>
      </w:tr>
      <w:tr w:rsidR="00E91FB3" w:rsidRPr="00E91FB3" w14:paraId="6608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71A4" w14:textId="77777777" w:rsidR="00E91FB3" w:rsidRPr="00E91FB3" w:rsidRDefault="00E91FB3" w:rsidP="00E91FB3">
            <w:r w:rsidRPr="00E91FB3">
              <w:rPr>
                <w:b/>
                <w:bCs/>
              </w:rPr>
              <w:t>1-е лицо</w:t>
            </w:r>
          </w:p>
        </w:tc>
        <w:tc>
          <w:tcPr>
            <w:tcW w:w="0" w:type="auto"/>
            <w:vAlign w:val="center"/>
            <w:hideMark/>
          </w:tcPr>
          <w:p w14:paraId="1585A355" w14:textId="77777777" w:rsidR="00E91FB3" w:rsidRPr="00E91FB3" w:rsidRDefault="00E91FB3" w:rsidP="00E91FB3">
            <w:r w:rsidRPr="00E91FB3">
              <w:rPr>
                <w:rtl/>
              </w:rPr>
              <w:t>أَنَا</w:t>
            </w:r>
            <w:r w:rsidRPr="00E91FB3">
              <w:t xml:space="preserve"> (я)</w:t>
            </w:r>
          </w:p>
        </w:tc>
        <w:tc>
          <w:tcPr>
            <w:tcW w:w="0" w:type="auto"/>
            <w:vAlign w:val="center"/>
            <w:hideMark/>
          </w:tcPr>
          <w:p w14:paraId="42D7A602" w14:textId="77777777" w:rsidR="00E91FB3" w:rsidRPr="00E91FB3" w:rsidRDefault="00E91FB3" w:rsidP="00E91FB3">
            <w:r w:rsidRPr="00E91FB3">
              <w:rPr>
                <w:rtl/>
              </w:rPr>
              <w:t>نَحْنُ</w:t>
            </w:r>
            <w:r w:rsidRPr="00E91FB3">
              <w:t xml:space="preserve"> (мы)</w:t>
            </w:r>
          </w:p>
        </w:tc>
      </w:tr>
      <w:tr w:rsidR="00E91FB3" w:rsidRPr="00E91FB3" w14:paraId="6192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B04A" w14:textId="77777777" w:rsidR="00E91FB3" w:rsidRPr="00E91FB3" w:rsidRDefault="00E91FB3" w:rsidP="00E91FB3">
            <w:r w:rsidRPr="00E91FB3">
              <w:rPr>
                <w:b/>
                <w:bCs/>
              </w:rPr>
              <w:t>2-е лицо (м.р.)</w:t>
            </w:r>
          </w:p>
        </w:tc>
        <w:tc>
          <w:tcPr>
            <w:tcW w:w="0" w:type="auto"/>
            <w:vAlign w:val="center"/>
            <w:hideMark/>
          </w:tcPr>
          <w:p w14:paraId="17C5F4BB" w14:textId="77777777" w:rsidR="00E91FB3" w:rsidRPr="00E91FB3" w:rsidRDefault="00E91FB3" w:rsidP="00E91FB3">
            <w:r w:rsidRPr="00E91FB3">
              <w:rPr>
                <w:rtl/>
              </w:rPr>
              <w:t>أَنْتَ</w:t>
            </w:r>
            <w:r w:rsidRPr="00E91FB3">
              <w:t xml:space="preserve"> (ты)</w:t>
            </w:r>
          </w:p>
        </w:tc>
        <w:tc>
          <w:tcPr>
            <w:tcW w:w="0" w:type="auto"/>
            <w:vAlign w:val="center"/>
            <w:hideMark/>
          </w:tcPr>
          <w:p w14:paraId="204A685A" w14:textId="77777777" w:rsidR="00E91FB3" w:rsidRPr="00E91FB3" w:rsidRDefault="00E91FB3" w:rsidP="00E91FB3">
            <w:r w:rsidRPr="00E91FB3">
              <w:rPr>
                <w:rtl/>
              </w:rPr>
              <w:t>أَنْتُمْ</w:t>
            </w:r>
            <w:r w:rsidRPr="00E91FB3">
              <w:t xml:space="preserve"> (вы - м.р./смешанная)</w:t>
            </w:r>
          </w:p>
        </w:tc>
      </w:tr>
      <w:tr w:rsidR="00E91FB3" w:rsidRPr="00E91FB3" w14:paraId="4F7D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CD5A" w14:textId="77777777" w:rsidR="00E91FB3" w:rsidRPr="00E91FB3" w:rsidRDefault="00E91FB3" w:rsidP="00E91FB3">
            <w:r w:rsidRPr="00E91FB3">
              <w:rPr>
                <w:b/>
                <w:bCs/>
              </w:rPr>
              <w:t>2-е лицо (ж.р.)</w:t>
            </w:r>
          </w:p>
        </w:tc>
        <w:tc>
          <w:tcPr>
            <w:tcW w:w="0" w:type="auto"/>
            <w:vAlign w:val="center"/>
            <w:hideMark/>
          </w:tcPr>
          <w:p w14:paraId="5BABD441" w14:textId="77777777" w:rsidR="00E91FB3" w:rsidRPr="00E91FB3" w:rsidRDefault="00E91FB3" w:rsidP="00E91FB3">
            <w:r w:rsidRPr="00E91FB3">
              <w:rPr>
                <w:rtl/>
              </w:rPr>
              <w:t>أَنْتِ</w:t>
            </w:r>
            <w:r w:rsidRPr="00E91FB3">
              <w:t xml:space="preserve"> (ты)</w:t>
            </w:r>
          </w:p>
        </w:tc>
        <w:tc>
          <w:tcPr>
            <w:tcW w:w="0" w:type="auto"/>
            <w:vAlign w:val="center"/>
            <w:hideMark/>
          </w:tcPr>
          <w:p w14:paraId="69FAA44B" w14:textId="77777777" w:rsidR="00E91FB3" w:rsidRPr="00E91FB3" w:rsidRDefault="00E91FB3" w:rsidP="00E91FB3">
            <w:r w:rsidRPr="00E91FB3">
              <w:rPr>
                <w:rtl/>
              </w:rPr>
              <w:t>أَنْتُنَّ</w:t>
            </w:r>
            <w:r w:rsidRPr="00E91FB3">
              <w:t xml:space="preserve"> (вы - только ж.р.)</w:t>
            </w:r>
          </w:p>
        </w:tc>
      </w:tr>
      <w:tr w:rsidR="00E91FB3" w:rsidRPr="00E91FB3" w14:paraId="0081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0E0D" w14:textId="77777777" w:rsidR="00E91FB3" w:rsidRPr="00E91FB3" w:rsidRDefault="00E91FB3" w:rsidP="00E91FB3">
            <w:r w:rsidRPr="00E91FB3">
              <w:rPr>
                <w:b/>
                <w:bCs/>
              </w:rPr>
              <w:t>3-е лицо (м.р.)</w:t>
            </w:r>
          </w:p>
        </w:tc>
        <w:tc>
          <w:tcPr>
            <w:tcW w:w="0" w:type="auto"/>
            <w:vAlign w:val="center"/>
            <w:hideMark/>
          </w:tcPr>
          <w:p w14:paraId="474DDCCB" w14:textId="77777777" w:rsidR="00E91FB3" w:rsidRPr="00E91FB3" w:rsidRDefault="00E91FB3" w:rsidP="00E91FB3">
            <w:r w:rsidRPr="00E91FB3">
              <w:rPr>
                <w:rtl/>
              </w:rPr>
              <w:t>هُوَ</w:t>
            </w:r>
            <w:r w:rsidRPr="00E91FB3">
              <w:t xml:space="preserve"> (он)</w:t>
            </w:r>
          </w:p>
        </w:tc>
        <w:tc>
          <w:tcPr>
            <w:tcW w:w="0" w:type="auto"/>
            <w:vAlign w:val="center"/>
            <w:hideMark/>
          </w:tcPr>
          <w:p w14:paraId="111C29F2" w14:textId="77777777" w:rsidR="00E91FB3" w:rsidRPr="00E91FB3" w:rsidRDefault="00E91FB3" w:rsidP="00E91FB3">
            <w:r w:rsidRPr="00E91FB3">
              <w:rPr>
                <w:rtl/>
              </w:rPr>
              <w:t>هُمْ</w:t>
            </w:r>
            <w:r w:rsidRPr="00E91FB3">
              <w:t xml:space="preserve"> (они - м.р./смешанная)</w:t>
            </w:r>
          </w:p>
        </w:tc>
      </w:tr>
      <w:tr w:rsidR="00E91FB3" w:rsidRPr="00E91FB3" w14:paraId="5BCE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08CD" w14:textId="77777777" w:rsidR="00E91FB3" w:rsidRPr="00E91FB3" w:rsidRDefault="00E91FB3" w:rsidP="00E91FB3">
            <w:r w:rsidRPr="00E91FB3">
              <w:rPr>
                <w:b/>
                <w:bCs/>
              </w:rPr>
              <w:t>3-е лицо (ж.р.)</w:t>
            </w:r>
          </w:p>
        </w:tc>
        <w:tc>
          <w:tcPr>
            <w:tcW w:w="0" w:type="auto"/>
            <w:vAlign w:val="center"/>
            <w:hideMark/>
          </w:tcPr>
          <w:p w14:paraId="48B16ED9" w14:textId="77777777" w:rsidR="00E91FB3" w:rsidRPr="00E91FB3" w:rsidRDefault="00E91FB3" w:rsidP="00E91FB3">
            <w:r w:rsidRPr="00E91FB3">
              <w:rPr>
                <w:rtl/>
              </w:rPr>
              <w:t>هِيَ</w:t>
            </w:r>
            <w:r w:rsidRPr="00E91FB3">
              <w:t xml:space="preserve"> (она)</w:t>
            </w:r>
          </w:p>
        </w:tc>
        <w:tc>
          <w:tcPr>
            <w:tcW w:w="0" w:type="auto"/>
            <w:vAlign w:val="center"/>
            <w:hideMark/>
          </w:tcPr>
          <w:p w14:paraId="59F66005" w14:textId="77777777" w:rsidR="00E91FB3" w:rsidRPr="00E91FB3" w:rsidRDefault="00E91FB3" w:rsidP="00E91FB3">
            <w:r w:rsidRPr="00E91FB3">
              <w:rPr>
                <w:rtl/>
              </w:rPr>
              <w:t>هُنَّ</w:t>
            </w:r>
            <w:r w:rsidRPr="00E91FB3">
              <w:t xml:space="preserve"> (они - только ж.р.)</w:t>
            </w:r>
          </w:p>
        </w:tc>
      </w:tr>
    </w:tbl>
    <w:p w14:paraId="1FC11E4B" w14:textId="77777777" w:rsidR="00E91FB3" w:rsidRPr="00E91FB3" w:rsidRDefault="00E91FB3" w:rsidP="00E91FB3">
      <w:r w:rsidRPr="00E91FB3">
        <w:pict w14:anchorId="7701D80E">
          <v:rect id="_x0000_i1273" style="width:0;height:1.5pt" o:hralign="center" o:hrstd="t" o:hr="t" fillcolor="#a0a0a0" stroked="f"/>
        </w:pict>
      </w:r>
    </w:p>
    <w:p w14:paraId="4EB3EEA0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Важные правила:</w:t>
      </w:r>
    </w:p>
    <w:p w14:paraId="67D63F9F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Смешанная группа</w:t>
      </w:r>
      <w:r w:rsidRPr="00E91FB3">
        <w:t xml:space="preserve"> (мужчины + женщины) = используем мужской род</w:t>
      </w:r>
    </w:p>
    <w:p w14:paraId="2153AC40" w14:textId="77777777" w:rsidR="00E91FB3" w:rsidRPr="00E91FB3" w:rsidRDefault="00E91FB3" w:rsidP="00E91FB3">
      <w:pPr>
        <w:numPr>
          <w:ilvl w:val="0"/>
          <w:numId w:val="7"/>
        </w:numPr>
      </w:pPr>
      <w:r w:rsidRPr="00E91FB3">
        <w:rPr>
          <w:rtl/>
        </w:rPr>
        <w:t>أَنْتُمْ</w:t>
      </w:r>
      <w:r w:rsidRPr="00E91FB3">
        <w:t xml:space="preserve"> (вы - если есть хотя бы один мужчина)</w:t>
      </w:r>
    </w:p>
    <w:p w14:paraId="2203E5E6" w14:textId="77777777" w:rsidR="00E91FB3" w:rsidRPr="00E91FB3" w:rsidRDefault="00E91FB3" w:rsidP="00E91FB3">
      <w:pPr>
        <w:numPr>
          <w:ilvl w:val="0"/>
          <w:numId w:val="7"/>
        </w:numPr>
      </w:pPr>
      <w:r w:rsidRPr="00E91FB3">
        <w:rPr>
          <w:rtl/>
        </w:rPr>
        <w:t>هُمْ</w:t>
      </w:r>
      <w:r w:rsidRPr="00E91FB3">
        <w:t xml:space="preserve"> (они - если есть хотя бы один мужчина)</w:t>
      </w:r>
    </w:p>
    <w:p w14:paraId="0A976972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Только женщины</w:t>
      </w:r>
      <w:r w:rsidRPr="00E91FB3">
        <w:t xml:space="preserve"> = используем женский род</w:t>
      </w:r>
    </w:p>
    <w:p w14:paraId="6DB4F96D" w14:textId="77777777" w:rsidR="00E91FB3" w:rsidRPr="00E91FB3" w:rsidRDefault="00E91FB3" w:rsidP="00E91FB3">
      <w:pPr>
        <w:numPr>
          <w:ilvl w:val="0"/>
          <w:numId w:val="8"/>
        </w:numPr>
      </w:pPr>
      <w:r w:rsidRPr="00E91FB3">
        <w:rPr>
          <w:rtl/>
        </w:rPr>
        <w:t>أَنْتُنَّ</w:t>
      </w:r>
      <w:r w:rsidRPr="00E91FB3">
        <w:t xml:space="preserve"> (вы - только женщины)</w:t>
      </w:r>
    </w:p>
    <w:p w14:paraId="52D1C195" w14:textId="77777777" w:rsidR="00E91FB3" w:rsidRPr="00E91FB3" w:rsidRDefault="00E91FB3" w:rsidP="00E91FB3">
      <w:pPr>
        <w:numPr>
          <w:ilvl w:val="0"/>
          <w:numId w:val="8"/>
        </w:numPr>
      </w:pPr>
      <w:r w:rsidRPr="00E91FB3">
        <w:rPr>
          <w:rtl/>
        </w:rPr>
        <w:lastRenderedPageBreak/>
        <w:t>هُنَّ</w:t>
      </w:r>
      <w:r w:rsidRPr="00E91FB3">
        <w:t xml:space="preserve"> (они - только женщины)</w:t>
      </w:r>
    </w:p>
    <w:p w14:paraId="53FC5C0D" w14:textId="77777777" w:rsidR="00E91FB3" w:rsidRPr="00E91FB3" w:rsidRDefault="00E91FB3" w:rsidP="00E91FB3">
      <w:r w:rsidRPr="00E91FB3">
        <w:pict w14:anchorId="1CCA8EE5">
          <v:rect id="_x0000_i1274" style="width:0;height:1.5pt" o:hralign="center" o:hrstd="t" o:hr="t" fillcolor="#a0a0a0" stroked="f"/>
        </w:pict>
      </w:r>
    </w:p>
    <w:p w14:paraId="13644048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📖</w:t>
      </w:r>
      <w:r w:rsidRPr="00E91FB3">
        <w:rPr>
          <w:b/>
          <w:bCs/>
        </w:rPr>
        <w:t xml:space="preserve"> ЧАСТЬ 4: Новые слова (словарь урока 5)</w:t>
      </w:r>
    </w:p>
    <w:p w14:paraId="0802D0AB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Множественное число профессий (повторение и новые):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640"/>
        <w:gridCol w:w="2459"/>
      </w:tblGrid>
      <w:tr w:rsidR="00E91FB3" w:rsidRPr="00E91FB3" w14:paraId="0DB5D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BE0AC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35B71B4C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Множественное число</w:t>
            </w:r>
          </w:p>
        </w:tc>
        <w:tc>
          <w:tcPr>
            <w:tcW w:w="0" w:type="auto"/>
            <w:vAlign w:val="center"/>
            <w:hideMark/>
          </w:tcPr>
          <w:p w14:paraId="4C9F1357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Перевод</w:t>
            </w:r>
          </w:p>
        </w:tc>
      </w:tr>
      <w:tr w:rsidR="00E91FB3" w:rsidRPr="00E91FB3" w14:paraId="47A8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481C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طَالِبٌ</w:t>
            </w:r>
          </w:p>
        </w:tc>
        <w:tc>
          <w:tcPr>
            <w:tcW w:w="0" w:type="auto"/>
            <w:vAlign w:val="center"/>
            <w:hideMark/>
          </w:tcPr>
          <w:p w14:paraId="6D38248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طُلَّابٌ</w:t>
            </w:r>
          </w:p>
        </w:tc>
        <w:tc>
          <w:tcPr>
            <w:tcW w:w="0" w:type="auto"/>
            <w:vAlign w:val="center"/>
            <w:hideMark/>
          </w:tcPr>
          <w:p w14:paraId="1DDD2389" w14:textId="77777777" w:rsidR="00E91FB3" w:rsidRPr="00E91FB3" w:rsidRDefault="00E91FB3" w:rsidP="00E91FB3">
            <w:r w:rsidRPr="00E91FB3">
              <w:t>студенты</w:t>
            </w:r>
          </w:p>
        </w:tc>
      </w:tr>
      <w:tr w:rsidR="00E91FB3" w:rsidRPr="00E91FB3" w14:paraId="6AFB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9D8F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طَالِبَةٌ</w:t>
            </w:r>
          </w:p>
        </w:tc>
        <w:tc>
          <w:tcPr>
            <w:tcW w:w="0" w:type="auto"/>
            <w:vAlign w:val="center"/>
            <w:hideMark/>
          </w:tcPr>
          <w:p w14:paraId="443C3EA8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طَالِبَاتٌ</w:t>
            </w:r>
          </w:p>
        </w:tc>
        <w:tc>
          <w:tcPr>
            <w:tcW w:w="0" w:type="auto"/>
            <w:vAlign w:val="center"/>
            <w:hideMark/>
          </w:tcPr>
          <w:p w14:paraId="563C865A" w14:textId="77777777" w:rsidR="00E91FB3" w:rsidRPr="00E91FB3" w:rsidRDefault="00E91FB3" w:rsidP="00E91FB3">
            <w:r w:rsidRPr="00E91FB3">
              <w:t>студентки</w:t>
            </w:r>
          </w:p>
        </w:tc>
      </w:tr>
      <w:tr w:rsidR="00E91FB3" w:rsidRPr="00E91FB3" w14:paraId="4B3C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CE7A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مُدَرِّسٌ</w:t>
            </w:r>
          </w:p>
        </w:tc>
        <w:tc>
          <w:tcPr>
            <w:tcW w:w="0" w:type="auto"/>
            <w:vAlign w:val="center"/>
            <w:hideMark/>
          </w:tcPr>
          <w:p w14:paraId="4447F277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مُدَرِّسُونَ</w:t>
            </w:r>
          </w:p>
        </w:tc>
        <w:tc>
          <w:tcPr>
            <w:tcW w:w="0" w:type="auto"/>
            <w:vAlign w:val="center"/>
            <w:hideMark/>
          </w:tcPr>
          <w:p w14:paraId="172D9866" w14:textId="77777777" w:rsidR="00E91FB3" w:rsidRPr="00E91FB3" w:rsidRDefault="00E91FB3" w:rsidP="00E91FB3">
            <w:r w:rsidRPr="00E91FB3">
              <w:t>учителя</w:t>
            </w:r>
          </w:p>
        </w:tc>
      </w:tr>
      <w:tr w:rsidR="00E91FB3" w:rsidRPr="00E91FB3" w14:paraId="5F9F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4CFD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مُدَرِّسَةٌ</w:t>
            </w:r>
          </w:p>
        </w:tc>
        <w:tc>
          <w:tcPr>
            <w:tcW w:w="0" w:type="auto"/>
            <w:vAlign w:val="center"/>
            <w:hideMark/>
          </w:tcPr>
          <w:p w14:paraId="4DCE772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مُدَرِّسَاتٌ</w:t>
            </w:r>
          </w:p>
        </w:tc>
        <w:tc>
          <w:tcPr>
            <w:tcW w:w="0" w:type="auto"/>
            <w:vAlign w:val="center"/>
            <w:hideMark/>
          </w:tcPr>
          <w:p w14:paraId="04BCF213" w14:textId="77777777" w:rsidR="00E91FB3" w:rsidRPr="00E91FB3" w:rsidRDefault="00E91FB3" w:rsidP="00E91FB3">
            <w:r w:rsidRPr="00E91FB3">
              <w:t>учительницы</w:t>
            </w:r>
          </w:p>
        </w:tc>
      </w:tr>
      <w:tr w:rsidR="00E91FB3" w:rsidRPr="00E91FB3" w14:paraId="32D0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D99E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طَبِيبٌ</w:t>
            </w:r>
          </w:p>
        </w:tc>
        <w:tc>
          <w:tcPr>
            <w:tcW w:w="0" w:type="auto"/>
            <w:vAlign w:val="center"/>
            <w:hideMark/>
          </w:tcPr>
          <w:p w14:paraId="1A5D3594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أَطِبَّاءُ</w:t>
            </w:r>
          </w:p>
        </w:tc>
        <w:tc>
          <w:tcPr>
            <w:tcW w:w="0" w:type="auto"/>
            <w:vAlign w:val="center"/>
            <w:hideMark/>
          </w:tcPr>
          <w:p w14:paraId="04DD2491" w14:textId="77777777" w:rsidR="00E91FB3" w:rsidRPr="00E91FB3" w:rsidRDefault="00E91FB3" w:rsidP="00E91FB3">
            <w:r w:rsidRPr="00E91FB3">
              <w:t>врачи</w:t>
            </w:r>
          </w:p>
        </w:tc>
      </w:tr>
      <w:tr w:rsidR="00E91FB3" w:rsidRPr="00E91FB3" w14:paraId="0BC0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082B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طَبِيبَةٌ</w:t>
            </w:r>
          </w:p>
        </w:tc>
        <w:tc>
          <w:tcPr>
            <w:tcW w:w="0" w:type="auto"/>
            <w:vAlign w:val="center"/>
            <w:hideMark/>
          </w:tcPr>
          <w:p w14:paraId="38970D19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طَبِيبَاتٌ</w:t>
            </w:r>
          </w:p>
        </w:tc>
        <w:tc>
          <w:tcPr>
            <w:tcW w:w="0" w:type="auto"/>
            <w:vAlign w:val="center"/>
            <w:hideMark/>
          </w:tcPr>
          <w:p w14:paraId="15DE49C2" w14:textId="77777777" w:rsidR="00E91FB3" w:rsidRPr="00E91FB3" w:rsidRDefault="00E91FB3" w:rsidP="00E91FB3">
            <w:r w:rsidRPr="00E91FB3">
              <w:t>врачи (женщины)</w:t>
            </w:r>
          </w:p>
        </w:tc>
      </w:tr>
      <w:tr w:rsidR="00E91FB3" w:rsidRPr="00E91FB3" w14:paraId="2737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0516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مُهَنْدِسٌ</w:t>
            </w:r>
          </w:p>
        </w:tc>
        <w:tc>
          <w:tcPr>
            <w:tcW w:w="0" w:type="auto"/>
            <w:vAlign w:val="center"/>
            <w:hideMark/>
          </w:tcPr>
          <w:p w14:paraId="218B0F1C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مُهَنْدِسُونَ</w:t>
            </w:r>
          </w:p>
        </w:tc>
        <w:tc>
          <w:tcPr>
            <w:tcW w:w="0" w:type="auto"/>
            <w:vAlign w:val="center"/>
            <w:hideMark/>
          </w:tcPr>
          <w:p w14:paraId="6ECF7139" w14:textId="77777777" w:rsidR="00E91FB3" w:rsidRPr="00E91FB3" w:rsidRDefault="00E91FB3" w:rsidP="00E91FB3">
            <w:r w:rsidRPr="00E91FB3">
              <w:t>инженеры</w:t>
            </w:r>
          </w:p>
        </w:tc>
      </w:tr>
      <w:tr w:rsidR="00E91FB3" w:rsidRPr="00E91FB3" w14:paraId="68DD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618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مُهَنْدِسَةٌ</w:t>
            </w:r>
          </w:p>
        </w:tc>
        <w:tc>
          <w:tcPr>
            <w:tcW w:w="0" w:type="auto"/>
            <w:vAlign w:val="center"/>
            <w:hideMark/>
          </w:tcPr>
          <w:p w14:paraId="101A2918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مُهَنْدِسَاتٌ</w:t>
            </w:r>
          </w:p>
        </w:tc>
        <w:tc>
          <w:tcPr>
            <w:tcW w:w="0" w:type="auto"/>
            <w:vAlign w:val="center"/>
            <w:hideMark/>
          </w:tcPr>
          <w:p w14:paraId="56A73D08" w14:textId="77777777" w:rsidR="00E91FB3" w:rsidRPr="00E91FB3" w:rsidRDefault="00E91FB3" w:rsidP="00E91FB3">
            <w:r w:rsidRPr="00E91FB3">
              <w:t>инженеры (женщины)</w:t>
            </w:r>
          </w:p>
        </w:tc>
      </w:tr>
      <w:tr w:rsidR="00E91FB3" w:rsidRPr="00E91FB3" w14:paraId="2F5E8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71DC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تَاجِرٌ</w:t>
            </w:r>
          </w:p>
        </w:tc>
        <w:tc>
          <w:tcPr>
            <w:tcW w:w="0" w:type="auto"/>
            <w:vAlign w:val="center"/>
            <w:hideMark/>
          </w:tcPr>
          <w:p w14:paraId="132FC19E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تُجَّارٌ</w:t>
            </w:r>
          </w:p>
        </w:tc>
        <w:tc>
          <w:tcPr>
            <w:tcW w:w="0" w:type="auto"/>
            <w:vAlign w:val="center"/>
            <w:hideMark/>
          </w:tcPr>
          <w:p w14:paraId="2A2382D2" w14:textId="77777777" w:rsidR="00E91FB3" w:rsidRPr="00E91FB3" w:rsidRDefault="00E91FB3" w:rsidP="00E91FB3">
            <w:r w:rsidRPr="00E91FB3">
              <w:t>торговцы</w:t>
            </w:r>
          </w:p>
        </w:tc>
      </w:tr>
      <w:tr w:rsidR="00E91FB3" w:rsidRPr="00E91FB3" w14:paraId="0945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0E88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كَاتِبٌ</w:t>
            </w:r>
          </w:p>
        </w:tc>
        <w:tc>
          <w:tcPr>
            <w:tcW w:w="0" w:type="auto"/>
            <w:vAlign w:val="center"/>
            <w:hideMark/>
          </w:tcPr>
          <w:p w14:paraId="7C825E5B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كُتَّابٌ</w:t>
            </w:r>
          </w:p>
        </w:tc>
        <w:tc>
          <w:tcPr>
            <w:tcW w:w="0" w:type="auto"/>
            <w:vAlign w:val="center"/>
            <w:hideMark/>
          </w:tcPr>
          <w:p w14:paraId="306AB8EE" w14:textId="77777777" w:rsidR="00E91FB3" w:rsidRPr="00E91FB3" w:rsidRDefault="00E91FB3" w:rsidP="00E91FB3">
            <w:r w:rsidRPr="00E91FB3">
              <w:t>писатели</w:t>
            </w:r>
          </w:p>
        </w:tc>
      </w:tr>
    </w:tbl>
    <w:p w14:paraId="404CBD30" w14:textId="77777777" w:rsidR="00E91FB3" w:rsidRPr="00E91FB3" w:rsidRDefault="00E91FB3" w:rsidP="00E91FB3">
      <w:r w:rsidRPr="00E91FB3">
        <w:pict w14:anchorId="21D899C5">
          <v:rect id="_x0000_i1275" style="width:0;height:1.5pt" o:hralign="center" o:hrstd="t" o:hr="t" fillcolor="#a0a0a0" stroked="f"/>
        </w:pict>
      </w:r>
    </w:p>
    <w:p w14:paraId="5B029F98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Множественное число национальностей: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640"/>
        <w:gridCol w:w="1581"/>
      </w:tblGrid>
      <w:tr w:rsidR="00E91FB3" w:rsidRPr="00E91FB3" w14:paraId="3309D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17D29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4A1B59CC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Множественное число</w:t>
            </w:r>
          </w:p>
        </w:tc>
        <w:tc>
          <w:tcPr>
            <w:tcW w:w="0" w:type="auto"/>
            <w:vAlign w:val="center"/>
            <w:hideMark/>
          </w:tcPr>
          <w:p w14:paraId="1650C107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Перевод</w:t>
            </w:r>
          </w:p>
        </w:tc>
      </w:tr>
      <w:tr w:rsidR="00E91FB3" w:rsidRPr="00E91FB3" w14:paraId="74614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DC8F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مِصْرِيٌّ</w:t>
            </w:r>
          </w:p>
        </w:tc>
        <w:tc>
          <w:tcPr>
            <w:tcW w:w="0" w:type="auto"/>
            <w:vAlign w:val="center"/>
            <w:hideMark/>
          </w:tcPr>
          <w:p w14:paraId="4C14288C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مِصْرِيُّونَ</w:t>
            </w:r>
          </w:p>
        </w:tc>
        <w:tc>
          <w:tcPr>
            <w:tcW w:w="0" w:type="auto"/>
            <w:vAlign w:val="center"/>
            <w:hideMark/>
          </w:tcPr>
          <w:p w14:paraId="3C647174" w14:textId="77777777" w:rsidR="00E91FB3" w:rsidRPr="00E91FB3" w:rsidRDefault="00E91FB3" w:rsidP="00E91FB3">
            <w:r w:rsidRPr="00E91FB3">
              <w:t>египтяне</w:t>
            </w:r>
          </w:p>
        </w:tc>
      </w:tr>
      <w:tr w:rsidR="00E91FB3" w:rsidRPr="00E91FB3" w14:paraId="2236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1021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مِصْرِيَّةٌ</w:t>
            </w:r>
          </w:p>
        </w:tc>
        <w:tc>
          <w:tcPr>
            <w:tcW w:w="0" w:type="auto"/>
            <w:vAlign w:val="center"/>
            <w:hideMark/>
          </w:tcPr>
          <w:p w14:paraId="49AAAB6A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مِصْرِيَّاتٌ</w:t>
            </w:r>
          </w:p>
        </w:tc>
        <w:tc>
          <w:tcPr>
            <w:tcW w:w="0" w:type="auto"/>
            <w:vAlign w:val="center"/>
            <w:hideMark/>
          </w:tcPr>
          <w:p w14:paraId="337ECACA" w14:textId="77777777" w:rsidR="00E91FB3" w:rsidRPr="00E91FB3" w:rsidRDefault="00E91FB3" w:rsidP="00E91FB3">
            <w:r w:rsidRPr="00E91FB3">
              <w:t>египтянки</w:t>
            </w:r>
          </w:p>
        </w:tc>
      </w:tr>
      <w:tr w:rsidR="00E91FB3" w:rsidRPr="00E91FB3" w14:paraId="6218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10EB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سُعُودِيٌّ</w:t>
            </w:r>
          </w:p>
        </w:tc>
        <w:tc>
          <w:tcPr>
            <w:tcW w:w="0" w:type="auto"/>
            <w:vAlign w:val="center"/>
            <w:hideMark/>
          </w:tcPr>
          <w:p w14:paraId="107ECF88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سُعُودِيُّونَ</w:t>
            </w:r>
          </w:p>
        </w:tc>
        <w:tc>
          <w:tcPr>
            <w:tcW w:w="0" w:type="auto"/>
            <w:vAlign w:val="center"/>
            <w:hideMark/>
          </w:tcPr>
          <w:p w14:paraId="6BEC44CF" w14:textId="77777777" w:rsidR="00E91FB3" w:rsidRPr="00E91FB3" w:rsidRDefault="00E91FB3" w:rsidP="00E91FB3">
            <w:r w:rsidRPr="00E91FB3">
              <w:t>саудовцы</w:t>
            </w:r>
          </w:p>
        </w:tc>
      </w:tr>
      <w:tr w:rsidR="00E91FB3" w:rsidRPr="00E91FB3" w14:paraId="746C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E1E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سُعُودِيَّةٌ</w:t>
            </w:r>
          </w:p>
        </w:tc>
        <w:tc>
          <w:tcPr>
            <w:tcW w:w="0" w:type="auto"/>
            <w:vAlign w:val="center"/>
            <w:hideMark/>
          </w:tcPr>
          <w:p w14:paraId="5A033A92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سُعُودِيَّاتٌ</w:t>
            </w:r>
          </w:p>
        </w:tc>
        <w:tc>
          <w:tcPr>
            <w:tcW w:w="0" w:type="auto"/>
            <w:vAlign w:val="center"/>
            <w:hideMark/>
          </w:tcPr>
          <w:p w14:paraId="48EAD7F8" w14:textId="77777777" w:rsidR="00E91FB3" w:rsidRPr="00E91FB3" w:rsidRDefault="00E91FB3" w:rsidP="00E91FB3">
            <w:r w:rsidRPr="00E91FB3">
              <w:t>саудовки</w:t>
            </w:r>
          </w:p>
        </w:tc>
      </w:tr>
      <w:tr w:rsidR="00E91FB3" w:rsidRPr="00E91FB3" w14:paraId="7886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BE59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أَمْرِيكِيٌّ</w:t>
            </w:r>
          </w:p>
        </w:tc>
        <w:tc>
          <w:tcPr>
            <w:tcW w:w="0" w:type="auto"/>
            <w:vAlign w:val="center"/>
            <w:hideMark/>
          </w:tcPr>
          <w:p w14:paraId="04646215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أَمْرِيكِيُّونَ</w:t>
            </w:r>
          </w:p>
        </w:tc>
        <w:tc>
          <w:tcPr>
            <w:tcW w:w="0" w:type="auto"/>
            <w:vAlign w:val="center"/>
            <w:hideMark/>
          </w:tcPr>
          <w:p w14:paraId="1A137BF3" w14:textId="77777777" w:rsidR="00E91FB3" w:rsidRPr="00E91FB3" w:rsidRDefault="00E91FB3" w:rsidP="00E91FB3">
            <w:r w:rsidRPr="00E91FB3">
              <w:t>американцы</w:t>
            </w:r>
          </w:p>
        </w:tc>
      </w:tr>
      <w:tr w:rsidR="00E91FB3" w:rsidRPr="00E91FB3" w14:paraId="2EA8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AB2B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lastRenderedPageBreak/>
              <w:t>رُوسِيٌّ</w:t>
            </w:r>
          </w:p>
        </w:tc>
        <w:tc>
          <w:tcPr>
            <w:tcW w:w="0" w:type="auto"/>
            <w:vAlign w:val="center"/>
            <w:hideMark/>
          </w:tcPr>
          <w:p w14:paraId="32E98B21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رُوسِيُّونَ</w:t>
            </w:r>
          </w:p>
        </w:tc>
        <w:tc>
          <w:tcPr>
            <w:tcW w:w="0" w:type="auto"/>
            <w:vAlign w:val="center"/>
            <w:hideMark/>
          </w:tcPr>
          <w:p w14:paraId="448B4A27" w14:textId="77777777" w:rsidR="00E91FB3" w:rsidRPr="00E91FB3" w:rsidRDefault="00E91FB3" w:rsidP="00E91FB3">
            <w:r w:rsidRPr="00E91FB3">
              <w:t>русские (м.р.)</w:t>
            </w:r>
          </w:p>
        </w:tc>
      </w:tr>
      <w:tr w:rsidR="00E91FB3" w:rsidRPr="00E91FB3" w14:paraId="41C3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185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رُوسِيَّةٌ</w:t>
            </w:r>
          </w:p>
        </w:tc>
        <w:tc>
          <w:tcPr>
            <w:tcW w:w="0" w:type="auto"/>
            <w:vAlign w:val="center"/>
            <w:hideMark/>
          </w:tcPr>
          <w:p w14:paraId="7E687FEA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رُوسِيَّاتٌ</w:t>
            </w:r>
          </w:p>
        </w:tc>
        <w:tc>
          <w:tcPr>
            <w:tcW w:w="0" w:type="auto"/>
            <w:vAlign w:val="center"/>
            <w:hideMark/>
          </w:tcPr>
          <w:p w14:paraId="0A001F75" w14:textId="77777777" w:rsidR="00E91FB3" w:rsidRPr="00E91FB3" w:rsidRDefault="00E91FB3" w:rsidP="00E91FB3">
            <w:r w:rsidRPr="00E91FB3">
              <w:t>русские (ж.р.)</w:t>
            </w:r>
          </w:p>
        </w:tc>
      </w:tr>
    </w:tbl>
    <w:p w14:paraId="06A8954E" w14:textId="77777777" w:rsidR="00E91FB3" w:rsidRPr="00E91FB3" w:rsidRDefault="00E91FB3" w:rsidP="00E91FB3">
      <w:r w:rsidRPr="00E91FB3">
        <w:pict w14:anchorId="0D8FE559">
          <v:rect id="_x0000_i1276" style="width:0;height:1.5pt" o:hralign="center" o:hrstd="t" o:hr="t" fillcolor="#a0a0a0" stroked="f"/>
        </w:pict>
      </w:r>
    </w:p>
    <w:p w14:paraId="0C747C46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Новые полезные слова: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690"/>
      </w:tblGrid>
      <w:tr w:rsidR="00E91FB3" w:rsidRPr="00E91FB3" w14:paraId="3B476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03FFA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2F333CA7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BAA9C9F" w14:textId="77777777" w:rsidR="00E91FB3" w:rsidRPr="00E91FB3" w:rsidRDefault="00E91FB3" w:rsidP="00E91FB3">
            <w:pPr>
              <w:rPr>
                <w:b/>
                <w:bCs/>
              </w:rPr>
            </w:pPr>
            <w:r w:rsidRPr="00E91FB3">
              <w:rPr>
                <w:b/>
                <w:bCs/>
              </w:rPr>
              <w:t>Перевод</w:t>
            </w:r>
          </w:p>
        </w:tc>
      </w:tr>
      <w:tr w:rsidR="00E91FB3" w:rsidRPr="00E91FB3" w14:paraId="5EB9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4820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كُلُّ</w:t>
            </w:r>
          </w:p>
        </w:tc>
        <w:tc>
          <w:tcPr>
            <w:tcW w:w="0" w:type="auto"/>
            <w:vAlign w:val="center"/>
            <w:hideMark/>
          </w:tcPr>
          <w:p w14:paraId="033BBF28" w14:textId="77777777" w:rsidR="00E91FB3" w:rsidRPr="00E91FB3" w:rsidRDefault="00E91FB3" w:rsidP="00E91FB3">
            <w:r w:rsidRPr="00E91FB3">
              <w:t>куллу</w:t>
            </w:r>
          </w:p>
        </w:tc>
        <w:tc>
          <w:tcPr>
            <w:tcW w:w="0" w:type="auto"/>
            <w:vAlign w:val="center"/>
            <w:hideMark/>
          </w:tcPr>
          <w:p w14:paraId="2621189B" w14:textId="77777777" w:rsidR="00E91FB3" w:rsidRPr="00E91FB3" w:rsidRDefault="00E91FB3" w:rsidP="00E91FB3">
            <w:r w:rsidRPr="00E91FB3">
              <w:t>весь, все</w:t>
            </w:r>
          </w:p>
        </w:tc>
      </w:tr>
      <w:tr w:rsidR="00E91FB3" w:rsidRPr="00E91FB3" w14:paraId="4676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7734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كُلُّنَا</w:t>
            </w:r>
          </w:p>
        </w:tc>
        <w:tc>
          <w:tcPr>
            <w:tcW w:w="0" w:type="auto"/>
            <w:vAlign w:val="center"/>
            <w:hideMark/>
          </w:tcPr>
          <w:p w14:paraId="77A3B6AA" w14:textId="77777777" w:rsidR="00E91FB3" w:rsidRPr="00E91FB3" w:rsidRDefault="00E91FB3" w:rsidP="00E91FB3">
            <w:r w:rsidRPr="00E91FB3">
              <w:t>куллуна̄</w:t>
            </w:r>
          </w:p>
        </w:tc>
        <w:tc>
          <w:tcPr>
            <w:tcW w:w="0" w:type="auto"/>
            <w:vAlign w:val="center"/>
            <w:hideMark/>
          </w:tcPr>
          <w:p w14:paraId="5EA3A179" w14:textId="77777777" w:rsidR="00E91FB3" w:rsidRPr="00E91FB3" w:rsidRDefault="00E91FB3" w:rsidP="00E91FB3">
            <w:r w:rsidRPr="00E91FB3">
              <w:t>все мы</w:t>
            </w:r>
          </w:p>
        </w:tc>
      </w:tr>
      <w:tr w:rsidR="00E91FB3" w:rsidRPr="00E91FB3" w14:paraId="5599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C2E1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كُلُّكُمْ</w:t>
            </w:r>
          </w:p>
        </w:tc>
        <w:tc>
          <w:tcPr>
            <w:tcW w:w="0" w:type="auto"/>
            <w:vAlign w:val="center"/>
            <w:hideMark/>
          </w:tcPr>
          <w:p w14:paraId="454200F0" w14:textId="77777777" w:rsidR="00E91FB3" w:rsidRPr="00E91FB3" w:rsidRDefault="00E91FB3" w:rsidP="00E91FB3">
            <w:r w:rsidRPr="00E91FB3">
              <w:t>куллукум</w:t>
            </w:r>
          </w:p>
        </w:tc>
        <w:tc>
          <w:tcPr>
            <w:tcW w:w="0" w:type="auto"/>
            <w:vAlign w:val="center"/>
            <w:hideMark/>
          </w:tcPr>
          <w:p w14:paraId="102AD0CE" w14:textId="77777777" w:rsidR="00E91FB3" w:rsidRPr="00E91FB3" w:rsidRDefault="00E91FB3" w:rsidP="00E91FB3">
            <w:r w:rsidRPr="00E91FB3">
              <w:t>все вы</w:t>
            </w:r>
          </w:p>
        </w:tc>
      </w:tr>
      <w:tr w:rsidR="00E91FB3" w:rsidRPr="00E91FB3" w14:paraId="4712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98B2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كُلُّهُمْ</w:t>
            </w:r>
          </w:p>
        </w:tc>
        <w:tc>
          <w:tcPr>
            <w:tcW w:w="0" w:type="auto"/>
            <w:vAlign w:val="center"/>
            <w:hideMark/>
          </w:tcPr>
          <w:p w14:paraId="2D30D821" w14:textId="77777777" w:rsidR="00E91FB3" w:rsidRPr="00E91FB3" w:rsidRDefault="00E91FB3" w:rsidP="00E91FB3">
            <w:r w:rsidRPr="00E91FB3">
              <w:t>куллухум</w:t>
            </w:r>
          </w:p>
        </w:tc>
        <w:tc>
          <w:tcPr>
            <w:tcW w:w="0" w:type="auto"/>
            <w:vAlign w:val="center"/>
            <w:hideMark/>
          </w:tcPr>
          <w:p w14:paraId="45E04061" w14:textId="77777777" w:rsidR="00E91FB3" w:rsidRPr="00E91FB3" w:rsidRDefault="00E91FB3" w:rsidP="00E91FB3">
            <w:r w:rsidRPr="00E91FB3">
              <w:t>все они</w:t>
            </w:r>
          </w:p>
        </w:tc>
      </w:tr>
      <w:tr w:rsidR="00E91FB3" w:rsidRPr="00E91FB3" w14:paraId="2B82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4B5C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أَيْضًا</w:t>
            </w:r>
          </w:p>
        </w:tc>
        <w:tc>
          <w:tcPr>
            <w:tcW w:w="0" w:type="auto"/>
            <w:vAlign w:val="center"/>
            <w:hideMark/>
          </w:tcPr>
          <w:p w14:paraId="2891C56A" w14:textId="77777777" w:rsidR="00E91FB3" w:rsidRPr="00E91FB3" w:rsidRDefault="00E91FB3" w:rsidP="00E91FB3">
            <w:r w:rsidRPr="00E91FB3">
              <w:t>айд̣ан</w:t>
            </w:r>
          </w:p>
        </w:tc>
        <w:tc>
          <w:tcPr>
            <w:tcW w:w="0" w:type="auto"/>
            <w:vAlign w:val="center"/>
            <w:hideMark/>
          </w:tcPr>
          <w:p w14:paraId="7B4F47CD" w14:textId="77777777" w:rsidR="00E91FB3" w:rsidRPr="00E91FB3" w:rsidRDefault="00E91FB3" w:rsidP="00E91FB3">
            <w:r w:rsidRPr="00E91FB3">
              <w:t>также, тоже</w:t>
            </w:r>
          </w:p>
        </w:tc>
      </w:tr>
      <w:tr w:rsidR="00E91FB3" w:rsidRPr="00E91FB3" w14:paraId="0082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60D8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لَا</w:t>
            </w:r>
          </w:p>
        </w:tc>
        <w:tc>
          <w:tcPr>
            <w:tcW w:w="0" w:type="auto"/>
            <w:vAlign w:val="center"/>
            <w:hideMark/>
          </w:tcPr>
          <w:p w14:paraId="2B731756" w14:textId="77777777" w:rsidR="00E91FB3" w:rsidRPr="00E91FB3" w:rsidRDefault="00E91FB3" w:rsidP="00E91FB3">
            <w:r w:rsidRPr="00E91FB3">
              <w:t>ля̄</w:t>
            </w:r>
          </w:p>
        </w:tc>
        <w:tc>
          <w:tcPr>
            <w:tcW w:w="0" w:type="auto"/>
            <w:vAlign w:val="center"/>
            <w:hideMark/>
          </w:tcPr>
          <w:p w14:paraId="7953020D" w14:textId="77777777" w:rsidR="00E91FB3" w:rsidRPr="00E91FB3" w:rsidRDefault="00E91FB3" w:rsidP="00E91FB3">
            <w:r w:rsidRPr="00E91FB3">
              <w:t>нет</w:t>
            </w:r>
          </w:p>
        </w:tc>
      </w:tr>
      <w:tr w:rsidR="00E91FB3" w:rsidRPr="00E91FB3" w14:paraId="44871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5A82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نَعَمْ</w:t>
            </w:r>
          </w:p>
        </w:tc>
        <w:tc>
          <w:tcPr>
            <w:tcW w:w="0" w:type="auto"/>
            <w:vAlign w:val="center"/>
            <w:hideMark/>
          </w:tcPr>
          <w:p w14:paraId="2B480066" w14:textId="77777777" w:rsidR="00E91FB3" w:rsidRPr="00E91FB3" w:rsidRDefault="00E91FB3" w:rsidP="00E91FB3">
            <w:r w:rsidRPr="00E91FB3">
              <w:t>на'ам</w:t>
            </w:r>
          </w:p>
        </w:tc>
        <w:tc>
          <w:tcPr>
            <w:tcW w:w="0" w:type="auto"/>
            <w:vAlign w:val="center"/>
            <w:hideMark/>
          </w:tcPr>
          <w:p w14:paraId="04441FDD" w14:textId="77777777" w:rsidR="00E91FB3" w:rsidRPr="00E91FB3" w:rsidRDefault="00E91FB3" w:rsidP="00E91FB3">
            <w:r w:rsidRPr="00E91FB3">
              <w:t>да</w:t>
            </w:r>
          </w:p>
        </w:tc>
      </w:tr>
      <w:tr w:rsidR="00E91FB3" w:rsidRPr="00E91FB3" w14:paraId="79AC0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431B" w14:textId="77777777" w:rsidR="00E91FB3" w:rsidRPr="00E91FB3" w:rsidRDefault="00E91FB3" w:rsidP="00E91FB3">
            <w:r w:rsidRPr="00E91FB3">
              <w:rPr>
                <w:b/>
                <w:bCs/>
                <w:rtl/>
              </w:rPr>
              <w:t>لَيْسَ</w:t>
            </w:r>
          </w:p>
        </w:tc>
        <w:tc>
          <w:tcPr>
            <w:tcW w:w="0" w:type="auto"/>
            <w:vAlign w:val="center"/>
            <w:hideMark/>
          </w:tcPr>
          <w:p w14:paraId="5FF121E6" w14:textId="77777777" w:rsidR="00E91FB3" w:rsidRPr="00E91FB3" w:rsidRDefault="00E91FB3" w:rsidP="00E91FB3">
            <w:r w:rsidRPr="00E91FB3">
              <w:t>ляйса</w:t>
            </w:r>
          </w:p>
        </w:tc>
        <w:tc>
          <w:tcPr>
            <w:tcW w:w="0" w:type="auto"/>
            <w:vAlign w:val="center"/>
            <w:hideMark/>
          </w:tcPr>
          <w:p w14:paraId="40AE4C25" w14:textId="77777777" w:rsidR="00E91FB3" w:rsidRPr="00E91FB3" w:rsidRDefault="00E91FB3" w:rsidP="00E91FB3">
            <w:r w:rsidRPr="00E91FB3">
              <w:t>не является (отрицание)</w:t>
            </w:r>
          </w:p>
        </w:tc>
      </w:tr>
    </w:tbl>
    <w:p w14:paraId="58AB4274" w14:textId="77777777" w:rsidR="00E91FB3" w:rsidRPr="00E91FB3" w:rsidRDefault="00E91FB3" w:rsidP="00E91FB3">
      <w:r w:rsidRPr="00E91FB3">
        <w:pict w14:anchorId="645E4572">
          <v:rect id="_x0000_i1277" style="width:0;height:1.5pt" o:hralign="center" o:hrstd="t" o:hr="t" fillcolor="#a0a0a0" stroked="f"/>
        </w:pict>
      </w:r>
    </w:p>
    <w:p w14:paraId="3D214591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💬</w:t>
      </w:r>
      <w:r w:rsidRPr="00E91FB3">
        <w:rPr>
          <w:b/>
          <w:bCs/>
        </w:rPr>
        <w:t xml:space="preserve"> ЧАСТЬ 5: Построение предложений с множественным числом</w:t>
      </w:r>
    </w:p>
    <w:p w14:paraId="407694F5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Формула 1: Утвердительные предложения</w:t>
      </w:r>
    </w:p>
    <w:p w14:paraId="203D4735" w14:textId="77777777" w:rsidR="00E91FB3" w:rsidRPr="00E91FB3" w:rsidRDefault="00E91FB3" w:rsidP="00E91FB3">
      <w:r w:rsidRPr="00E91FB3">
        <w:rPr>
          <w:b/>
          <w:bCs/>
        </w:rPr>
        <w:t>Местоимение (мн.ч.) + Существительное (мн.ч.)</w:t>
      </w:r>
    </w:p>
    <w:p w14:paraId="69E18BAD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0CB85A5F" w14:textId="77777777" w:rsidR="00E91FB3" w:rsidRPr="00E91FB3" w:rsidRDefault="00E91FB3" w:rsidP="00E91FB3">
      <w:pPr>
        <w:numPr>
          <w:ilvl w:val="0"/>
          <w:numId w:val="9"/>
        </w:numPr>
      </w:pPr>
      <w:r w:rsidRPr="00E91FB3">
        <w:rPr>
          <w:b/>
          <w:bCs/>
          <w:rtl/>
        </w:rPr>
        <w:t>نَحْنُ طُلَّابٌ</w:t>
      </w:r>
      <w:r w:rsidRPr="00E91FB3">
        <w:rPr>
          <w:rtl/>
        </w:rPr>
        <w:t xml:space="preserve"> </w:t>
      </w:r>
      <w:r w:rsidRPr="00E91FB3">
        <w:t>(нахну туллябун) - Мы студенты</w:t>
      </w:r>
    </w:p>
    <w:p w14:paraId="176F9EEB" w14:textId="77777777" w:rsidR="00E91FB3" w:rsidRPr="00E91FB3" w:rsidRDefault="00E91FB3" w:rsidP="00E91FB3">
      <w:pPr>
        <w:numPr>
          <w:ilvl w:val="0"/>
          <w:numId w:val="9"/>
        </w:numPr>
      </w:pPr>
      <w:r w:rsidRPr="00E91FB3">
        <w:rPr>
          <w:b/>
          <w:bCs/>
          <w:rtl/>
        </w:rPr>
        <w:t>أَنْتُمْ مُدَرِّسُونَ</w:t>
      </w:r>
      <w:r w:rsidRPr="00E91FB3">
        <w:rPr>
          <w:rtl/>
        </w:rPr>
        <w:t xml:space="preserve"> </w:t>
      </w:r>
      <w:r w:rsidRPr="00E91FB3">
        <w:t>(антум мударрисӯна) - Вы учителя</w:t>
      </w:r>
    </w:p>
    <w:p w14:paraId="30305DE3" w14:textId="77777777" w:rsidR="00E91FB3" w:rsidRPr="00E91FB3" w:rsidRDefault="00E91FB3" w:rsidP="00E91FB3">
      <w:pPr>
        <w:numPr>
          <w:ilvl w:val="0"/>
          <w:numId w:val="9"/>
        </w:numPr>
      </w:pPr>
      <w:r w:rsidRPr="00E91FB3">
        <w:rPr>
          <w:b/>
          <w:bCs/>
          <w:rtl/>
        </w:rPr>
        <w:t>هُمْ أَطِبَّاءُ</w:t>
      </w:r>
      <w:r w:rsidRPr="00E91FB3">
        <w:rPr>
          <w:rtl/>
        </w:rPr>
        <w:t xml:space="preserve"> </w:t>
      </w:r>
      <w:r w:rsidRPr="00E91FB3">
        <w:t>(хум ат̣ибба̄'у) - Они врачи</w:t>
      </w:r>
    </w:p>
    <w:p w14:paraId="4A8E9000" w14:textId="77777777" w:rsidR="00E91FB3" w:rsidRPr="00E91FB3" w:rsidRDefault="00E91FB3" w:rsidP="00E91FB3">
      <w:pPr>
        <w:numPr>
          <w:ilvl w:val="0"/>
          <w:numId w:val="9"/>
        </w:numPr>
      </w:pPr>
      <w:r w:rsidRPr="00E91FB3">
        <w:rPr>
          <w:b/>
          <w:bCs/>
          <w:rtl/>
        </w:rPr>
        <w:t>هُنَّ طَالِبَاتٌ</w:t>
      </w:r>
      <w:r w:rsidRPr="00E91FB3">
        <w:rPr>
          <w:rtl/>
        </w:rPr>
        <w:t xml:space="preserve"> </w:t>
      </w:r>
      <w:r w:rsidRPr="00E91FB3">
        <w:t>(хунна т̣а̄либа̄тун) - Они студентки</w:t>
      </w:r>
    </w:p>
    <w:p w14:paraId="5A37353A" w14:textId="77777777" w:rsidR="00E91FB3" w:rsidRPr="00E91FB3" w:rsidRDefault="00E91FB3" w:rsidP="00E91FB3">
      <w:pPr>
        <w:numPr>
          <w:ilvl w:val="0"/>
          <w:numId w:val="9"/>
        </w:numPr>
      </w:pPr>
      <w:r w:rsidRPr="00E91FB3">
        <w:rPr>
          <w:b/>
          <w:bCs/>
          <w:rtl/>
        </w:rPr>
        <w:t>نَحْنُ مِصْرِيُّونَ</w:t>
      </w:r>
      <w:r w:rsidRPr="00E91FB3">
        <w:rPr>
          <w:rtl/>
        </w:rPr>
        <w:t xml:space="preserve"> </w:t>
      </w:r>
      <w:r w:rsidRPr="00E91FB3">
        <w:t>(нахну мис̣риййӯна) - Мы египтяне</w:t>
      </w:r>
    </w:p>
    <w:p w14:paraId="1301DB1F" w14:textId="77777777" w:rsidR="00E91FB3" w:rsidRPr="00E91FB3" w:rsidRDefault="00E91FB3" w:rsidP="00E91FB3">
      <w:r w:rsidRPr="00E91FB3">
        <w:lastRenderedPageBreak/>
        <w:pict w14:anchorId="0F9B1683">
          <v:rect id="_x0000_i1278" style="width:0;height:1.5pt" o:hralign="center" o:hrstd="t" o:hr="t" fillcolor="#a0a0a0" stroked="f"/>
        </w:pict>
      </w:r>
    </w:p>
    <w:p w14:paraId="49400110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Формула 2: С национальностями и профессиями</w:t>
      </w:r>
    </w:p>
    <w:p w14:paraId="3775A39F" w14:textId="77777777" w:rsidR="00E91FB3" w:rsidRPr="00E91FB3" w:rsidRDefault="00E91FB3" w:rsidP="00E91FB3">
      <w:r w:rsidRPr="00E91FB3">
        <w:rPr>
          <w:b/>
          <w:bCs/>
        </w:rPr>
        <w:t>Местоимение + Профессия + Национальность</w:t>
      </w:r>
    </w:p>
    <w:p w14:paraId="3712D850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69014ED3" w14:textId="77777777" w:rsidR="00E91FB3" w:rsidRPr="00E91FB3" w:rsidRDefault="00E91FB3" w:rsidP="00E91FB3">
      <w:pPr>
        <w:numPr>
          <w:ilvl w:val="0"/>
          <w:numId w:val="10"/>
        </w:numPr>
      </w:pPr>
      <w:r w:rsidRPr="00E91FB3">
        <w:rPr>
          <w:b/>
          <w:bCs/>
          <w:rtl/>
        </w:rPr>
        <w:t>نَحْنُ طُلَّابٌ مِصْرِيُّونَ</w:t>
      </w:r>
      <w:r w:rsidRPr="00E91FB3">
        <w:br/>
        <w:t>(нахну туллябун мис̣риййӯна)</w:t>
      </w:r>
      <w:r w:rsidRPr="00E91FB3">
        <w:br/>
        <w:t>Мы египетские студенты</w:t>
      </w:r>
    </w:p>
    <w:p w14:paraId="7239E5B7" w14:textId="77777777" w:rsidR="00E91FB3" w:rsidRPr="00E91FB3" w:rsidRDefault="00E91FB3" w:rsidP="00E91FB3">
      <w:pPr>
        <w:numPr>
          <w:ilvl w:val="0"/>
          <w:numId w:val="10"/>
        </w:numPr>
      </w:pPr>
      <w:r w:rsidRPr="00E91FB3">
        <w:rPr>
          <w:b/>
          <w:bCs/>
          <w:rtl/>
        </w:rPr>
        <w:t>هُمْ مُدَرِّسُونَ سُعُودِيُّونَ</w:t>
      </w:r>
      <w:r w:rsidRPr="00E91FB3">
        <w:br/>
        <w:t>(хум мударрисӯна су'ӯдиййӯна)</w:t>
      </w:r>
      <w:r w:rsidRPr="00E91FB3">
        <w:br/>
        <w:t>Они саудовские учителя</w:t>
      </w:r>
    </w:p>
    <w:p w14:paraId="322EA15B" w14:textId="77777777" w:rsidR="00E91FB3" w:rsidRPr="00E91FB3" w:rsidRDefault="00E91FB3" w:rsidP="00E91FB3">
      <w:pPr>
        <w:numPr>
          <w:ilvl w:val="0"/>
          <w:numId w:val="10"/>
        </w:numPr>
      </w:pPr>
      <w:r w:rsidRPr="00E91FB3">
        <w:rPr>
          <w:b/>
          <w:bCs/>
          <w:rtl/>
        </w:rPr>
        <w:t>أَنْتُنَّ طَالِبَاتٌ رُوسِيَّاتٌ</w:t>
      </w:r>
      <w:r w:rsidRPr="00E91FB3">
        <w:br/>
        <w:t>(антунна т̣а̄либа̄тун рӯсиййа̄тун)</w:t>
      </w:r>
      <w:r w:rsidRPr="00E91FB3">
        <w:br/>
        <w:t>Вы русские студентки</w:t>
      </w:r>
    </w:p>
    <w:p w14:paraId="41F0EDE9" w14:textId="77777777" w:rsidR="00E91FB3" w:rsidRPr="00E91FB3" w:rsidRDefault="00E91FB3" w:rsidP="00E91FB3">
      <w:r w:rsidRPr="00E91FB3">
        <w:pict w14:anchorId="4BBB48E0">
          <v:rect id="_x0000_i1279" style="width:0;height:1.5pt" o:hralign="center" o:hrstd="t" o:hr="t" fillcolor="#a0a0a0" stroked="f"/>
        </w:pict>
      </w:r>
    </w:p>
    <w:p w14:paraId="52E3D2EB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Формула 3: С указательными местоимениями</w:t>
      </w:r>
    </w:p>
    <w:p w14:paraId="091F61F5" w14:textId="77777777" w:rsidR="00E91FB3" w:rsidRPr="00E91FB3" w:rsidRDefault="00E91FB3" w:rsidP="00E91FB3">
      <w:r w:rsidRPr="00E91FB3">
        <w:rPr>
          <w:b/>
          <w:bCs/>
          <w:rtl/>
        </w:rPr>
        <w:t>هَؤُلَاءِ/أُولَئِكَ</w:t>
      </w:r>
      <w:r w:rsidRPr="00E91FB3">
        <w:rPr>
          <w:b/>
          <w:bCs/>
        </w:rPr>
        <w:t xml:space="preserve"> + Существительное + Местоимение</w:t>
      </w:r>
    </w:p>
    <w:p w14:paraId="13FDACA7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05D54270" w14:textId="77777777" w:rsidR="00E91FB3" w:rsidRPr="00E91FB3" w:rsidRDefault="00E91FB3" w:rsidP="00E91FB3">
      <w:pPr>
        <w:numPr>
          <w:ilvl w:val="0"/>
          <w:numId w:val="11"/>
        </w:numPr>
      </w:pPr>
      <w:r w:rsidRPr="00E91FB3">
        <w:rPr>
          <w:b/>
          <w:bCs/>
          <w:rtl/>
        </w:rPr>
        <w:t>هَؤُلَاءِ طُلَّابٌ. هُمْ مِصْرِيُّونَ</w:t>
      </w:r>
      <w:r w:rsidRPr="00E91FB3">
        <w:rPr>
          <w:b/>
          <w:bCs/>
        </w:rPr>
        <w:t>.</w:t>
      </w:r>
      <w:r w:rsidRPr="00E91FB3">
        <w:br/>
        <w:t>(ха̄'ула̄'и туллябун. хум мис̣риййӯна)</w:t>
      </w:r>
      <w:r w:rsidRPr="00E91FB3">
        <w:br/>
        <w:t>Эти студенты. Они египтяне.</w:t>
      </w:r>
    </w:p>
    <w:p w14:paraId="616265E7" w14:textId="77777777" w:rsidR="00E91FB3" w:rsidRPr="00E91FB3" w:rsidRDefault="00E91FB3" w:rsidP="00E91FB3">
      <w:pPr>
        <w:numPr>
          <w:ilvl w:val="0"/>
          <w:numId w:val="11"/>
        </w:numPr>
      </w:pPr>
      <w:r w:rsidRPr="00E91FB3">
        <w:rPr>
          <w:b/>
          <w:bCs/>
          <w:rtl/>
        </w:rPr>
        <w:t>أُولَئِكَ طَالِبَاتٌ. هُنَّ سُعُودِيَّاتٌ</w:t>
      </w:r>
      <w:r w:rsidRPr="00E91FB3">
        <w:rPr>
          <w:b/>
          <w:bCs/>
        </w:rPr>
        <w:t>.</w:t>
      </w:r>
      <w:r w:rsidRPr="00E91FB3">
        <w:br/>
        <w:t>(ула̄'ика т̣а̄либа̄тун. хунна су'ӯдиййа̄тун)</w:t>
      </w:r>
      <w:r w:rsidRPr="00E91FB3">
        <w:br/>
        <w:t>Те студентки. Они саудовки.</w:t>
      </w:r>
    </w:p>
    <w:p w14:paraId="16EC36FF" w14:textId="77777777" w:rsidR="00E91FB3" w:rsidRPr="00E91FB3" w:rsidRDefault="00E91FB3" w:rsidP="00E91FB3">
      <w:r w:rsidRPr="00E91FB3">
        <w:pict w14:anchorId="6AE7966F">
          <v:rect id="_x0000_i1280" style="width:0;height:1.5pt" o:hralign="center" o:hrstd="t" o:hr="t" fillcolor="#a0a0a0" stroked="f"/>
        </w:pict>
      </w:r>
    </w:p>
    <w:p w14:paraId="7F069393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❓</w:t>
      </w:r>
      <w:r w:rsidRPr="00E91FB3">
        <w:rPr>
          <w:b/>
          <w:bCs/>
        </w:rPr>
        <w:t xml:space="preserve"> ЧАСТЬ 6: Вопросы о группах людей</w:t>
      </w:r>
    </w:p>
    <w:p w14:paraId="3A585E6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Вопрос "Кто вы?":</w:t>
      </w:r>
    </w:p>
    <w:p w14:paraId="6B2B1DFD" w14:textId="77777777" w:rsidR="00E91FB3" w:rsidRPr="00E91FB3" w:rsidRDefault="00E91FB3" w:rsidP="00E91FB3">
      <w:r w:rsidRPr="00E91FB3">
        <w:rPr>
          <w:b/>
          <w:bCs/>
          <w:rtl/>
        </w:rPr>
        <w:t>مَنْ أَنْتُمْ؟</w:t>
      </w:r>
      <w:r w:rsidRPr="00E91FB3">
        <w:rPr>
          <w:rtl/>
        </w:rPr>
        <w:t xml:space="preserve"> </w:t>
      </w:r>
      <w:r w:rsidRPr="00E91FB3">
        <w:t>(ман антум?) - Кто вы? (мужчинам/смешанной группе)</w:t>
      </w:r>
      <w:r w:rsidRPr="00E91FB3">
        <w:br/>
      </w:r>
      <w:r w:rsidRPr="00E91FB3">
        <w:rPr>
          <w:b/>
          <w:bCs/>
          <w:rtl/>
        </w:rPr>
        <w:t>مَنْ أَنْتُنَّ؟</w:t>
      </w:r>
      <w:r w:rsidRPr="00E91FB3">
        <w:rPr>
          <w:rtl/>
        </w:rPr>
        <w:t xml:space="preserve"> </w:t>
      </w:r>
      <w:r w:rsidRPr="00E91FB3">
        <w:t>(ман антунна?) - Кто вы? (только женщинам)</w:t>
      </w:r>
    </w:p>
    <w:p w14:paraId="702A5B0F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23F43ADF" w14:textId="77777777" w:rsidR="00E91FB3" w:rsidRPr="00E91FB3" w:rsidRDefault="00E91FB3" w:rsidP="00E91FB3">
      <w:pPr>
        <w:numPr>
          <w:ilvl w:val="0"/>
          <w:numId w:val="12"/>
        </w:numPr>
      </w:pPr>
      <w:r w:rsidRPr="00E91FB3">
        <w:rPr>
          <w:b/>
          <w:bCs/>
          <w:rtl/>
        </w:rPr>
        <w:lastRenderedPageBreak/>
        <w:t>نَحْنُ طُلَّابٌ</w:t>
      </w:r>
      <w:r w:rsidRPr="00E91FB3">
        <w:rPr>
          <w:rtl/>
        </w:rPr>
        <w:t xml:space="preserve"> </w:t>
      </w:r>
      <w:r w:rsidRPr="00E91FB3">
        <w:t>- Мы студенты</w:t>
      </w:r>
    </w:p>
    <w:p w14:paraId="6B83508E" w14:textId="77777777" w:rsidR="00E91FB3" w:rsidRPr="00E91FB3" w:rsidRDefault="00E91FB3" w:rsidP="00E91FB3">
      <w:pPr>
        <w:numPr>
          <w:ilvl w:val="0"/>
          <w:numId w:val="12"/>
        </w:numPr>
      </w:pPr>
      <w:r w:rsidRPr="00E91FB3">
        <w:rPr>
          <w:b/>
          <w:bCs/>
          <w:rtl/>
        </w:rPr>
        <w:t>نَحْنُ طَالِبَاتٌ</w:t>
      </w:r>
      <w:r w:rsidRPr="00E91FB3">
        <w:rPr>
          <w:rtl/>
        </w:rPr>
        <w:t xml:space="preserve"> </w:t>
      </w:r>
      <w:r w:rsidRPr="00E91FB3">
        <w:t>- Мы студентки</w:t>
      </w:r>
    </w:p>
    <w:p w14:paraId="27B645BB" w14:textId="77777777" w:rsidR="00E91FB3" w:rsidRPr="00E91FB3" w:rsidRDefault="00E91FB3" w:rsidP="00E91FB3">
      <w:r w:rsidRPr="00E91FB3">
        <w:pict w14:anchorId="51831117">
          <v:rect id="_x0000_i1281" style="width:0;height:1.5pt" o:hralign="center" o:hrstd="t" o:hr="t" fillcolor="#a0a0a0" stroked="f"/>
        </w:pict>
      </w:r>
    </w:p>
    <w:p w14:paraId="169DF160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Вопрос "Кто они?":</w:t>
      </w:r>
    </w:p>
    <w:p w14:paraId="4441AC91" w14:textId="77777777" w:rsidR="00E91FB3" w:rsidRPr="00E91FB3" w:rsidRDefault="00E91FB3" w:rsidP="00E91FB3">
      <w:r w:rsidRPr="00E91FB3">
        <w:rPr>
          <w:b/>
          <w:bCs/>
          <w:rtl/>
        </w:rPr>
        <w:t>مَنْ هُمْ؟</w:t>
      </w:r>
      <w:r w:rsidRPr="00E91FB3">
        <w:rPr>
          <w:rtl/>
        </w:rPr>
        <w:t xml:space="preserve"> </w:t>
      </w:r>
      <w:r w:rsidRPr="00E91FB3">
        <w:t>(ман хум?) - Кто они? (мужчины/смешанная группа)</w:t>
      </w:r>
      <w:r w:rsidRPr="00E91FB3">
        <w:br/>
      </w:r>
      <w:r w:rsidRPr="00E91FB3">
        <w:rPr>
          <w:b/>
          <w:bCs/>
          <w:rtl/>
        </w:rPr>
        <w:t>مَنْ هُنَّ؟</w:t>
      </w:r>
      <w:r w:rsidRPr="00E91FB3">
        <w:rPr>
          <w:rtl/>
        </w:rPr>
        <w:t xml:space="preserve"> </w:t>
      </w:r>
      <w:r w:rsidRPr="00E91FB3">
        <w:t>(ман хунна?) - Кто они? (только женщины)</w:t>
      </w:r>
    </w:p>
    <w:p w14:paraId="26861576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00F22118" w14:textId="77777777" w:rsidR="00E91FB3" w:rsidRPr="00E91FB3" w:rsidRDefault="00E91FB3" w:rsidP="00E91FB3">
      <w:pPr>
        <w:numPr>
          <w:ilvl w:val="0"/>
          <w:numId w:val="13"/>
        </w:numPr>
      </w:pPr>
      <w:r w:rsidRPr="00E91FB3">
        <w:rPr>
          <w:b/>
          <w:bCs/>
          <w:rtl/>
        </w:rPr>
        <w:t>هُمْ مُدَرِّسُونَ</w:t>
      </w:r>
      <w:r w:rsidRPr="00E91FB3">
        <w:rPr>
          <w:rtl/>
        </w:rPr>
        <w:t xml:space="preserve"> </w:t>
      </w:r>
      <w:r w:rsidRPr="00E91FB3">
        <w:t>- Они учителя</w:t>
      </w:r>
    </w:p>
    <w:p w14:paraId="63EC454C" w14:textId="77777777" w:rsidR="00E91FB3" w:rsidRPr="00E91FB3" w:rsidRDefault="00E91FB3" w:rsidP="00E91FB3">
      <w:pPr>
        <w:numPr>
          <w:ilvl w:val="0"/>
          <w:numId w:val="13"/>
        </w:numPr>
      </w:pPr>
      <w:r w:rsidRPr="00E91FB3">
        <w:rPr>
          <w:b/>
          <w:bCs/>
          <w:rtl/>
        </w:rPr>
        <w:t>هُنَّ مُدَرِّسَاتٌ</w:t>
      </w:r>
      <w:r w:rsidRPr="00E91FB3">
        <w:rPr>
          <w:rtl/>
        </w:rPr>
        <w:t xml:space="preserve"> </w:t>
      </w:r>
      <w:r w:rsidRPr="00E91FB3">
        <w:t>- Они учительницы</w:t>
      </w:r>
    </w:p>
    <w:p w14:paraId="7A2B5B8F" w14:textId="77777777" w:rsidR="00E91FB3" w:rsidRPr="00E91FB3" w:rsidRDefault="00E91FB3" w:rsidP="00E91FB3">
      <w:r w:rsidRPr="00E91FB3">
        <w:pict w14:anchorId="2C33876F">
          <v:rect id="_x0000_i1282" style="width:0;height:1.5pt" o:hralign="center" o:hrstd="t" o:hr="t" fillcolor="#a0a0a0" stroked="f"/>
        </w:pict>
      </w:r>
    </w:p>
    <w:p w14:paraId="6C647847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 xml:space="preserve">Вопросы с </w:t>
      </w:r>
      <w:r w:rsidRPr="00E91FB3">
        <w:rPr>
          <w:b/>
          <w:bCs/>
          <w:rtl/>
        </w:rPr>
        <w:t>هَؤُلَاءِ</w:t>
      </w:r>
      <w:r w:rsidRPr="00E91FB3">
        <w:rPr>
          <w:b/>
          <w:bCs/>
        </w:rPr>
        <w:t>:</w:t>
      </w:r>
    </w:p>
    <w:p w14:paraId="65673B65" w14:textId="77777777" w:rsidR="00E91FB3" w:rsidRPr="00E91FB3" w:rsidRDefault="00E91FB3" w:rsidP="00E91FB3">
      <w:r w:rsidRPr="00E91FB3">
        <w:rPr>
          <w:b/>
          <w:bCs/>
          <w:rtl/>
        </w:rPr>
        <w:t>مَنْ هَؤُلَاءِ؟</w:t>
      </w:r>
      <w:r w:rsidRPr="00E91FB3">
        <w:rPr>
          <w:rtl/>
        </w:rPr>
        <w:t xml:space="preserve"> </w:t>
      </w:r>
      <w:r w:rsidRPr="00E91FB3">
        <w:t>(ман ха̄'ула̄'и?) - Кто эти?</w:t>
      </w:r>
    </w:p>
    <w:p w14:paraId="445E786B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773E7BD5" w14:textId="77777777" w:rsidR="00E91FB3" w:rsidRPr="00E91FB3" w:rsidRDefault="00E91FB3" w:rsidP="00E91FB3">
      <w:pPr>
        <w:numPr>
          <w:ilvl w:val="0"/>
          <w:numId w:val="14"/>
        </w:numPr>
      </w:pPr>
      <w:r w:rsidRPr="00E91FB3">
        <w:rPr>
          <w:b/>
          <w:bCs/>
          <w:rtl/>
        </w:rPr>
        <w:t>هَؤُلَاءِ طُلَّابٌ</w:t>
      </w:r>
      <w:r w:rsidRPr="00E91FB3">
        <w:rPr>
          <w:rtl/>
        </w:rPr>
        <w:t xml:space="preserve"> </w:t>
      </w:r>
      <w:r w:rsidRPr="00E91FB3">
        <w:t>- Эти студенты</w:t>
      </w:r>
    </w:p>
    <w:p w14:paraId="332187DA" w14:textId="77777777" w:rsidR="00E91FB3" w:rsidRPr="00E91FB3" w:rsidRDefault="00E91FB3" w:rsidP="00E91FB3">
      <w:pPr>
        <w:numPr>
          <w:ilvl w:val="0"/>
          <w:numId w:val="14"/>
        </w:numPr>
      </w:pPr>
      <w:r w:rsidRPr="00E91FB3">
        <w:rPr>
          <w:b/>
          <w:bCs/>
          <w:rtl/>
        </w:rPr>
        <w:t>هُمْ طُلَّابٌ مِصْرِيُّونَ</w:t>
      </w:r>
      <w:r w:rsidRPr="00E91FB3">
        <w:rPr>
          <w:rtl/>
        </w:rPr>
        <w:t xml:space="preserve"> </w:t>
      </w:r>
      <w:r w:rsidRPr="00E91FB3">
        <w:t>- Они египетские студенты</w:t>
      </w:r>
    </w:p>
    <w:p w14:paraId="28657835" w14:textId="77777777" w:rsidR="00E91FB3" w:rsidRPr="00E91FB3" w:rsidRDefault="00E91FB3" w:rsidP="00E91FB3">
      <w:r w:rsidRPr="00E91FB3">
        <w:pict w14:anchorId="4FDF6C43">
          <v:rect id="_x0000_i1283" style="width:0;height:1.5pt" o:hralign="center" o:hrstd="t" o:hr="t" fillcolor="#a0a0a0" stroked="f"/>
        </w:pict>
      </w:r>
    </w:p>
    <w:p w14:paraId="57C16411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🗣️</w:t>
      </w:r>
      <w:r w:rsidRPr="00E91FB3">
        <w:rPr>
          <w:b/>
          <w:bCs/>
        </w:rPr>
        <w:t xml:space="preserve"> ЧАСТЬ 7: Диалоги (практика)</w:t>
      </w:r>
    </w:p>
    <w:p w14:paraId="3128BFB6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Диалог 1 (знакомство с группой):</w:t>
      </w:r>
    </w:p>
    <w:p w14:paraId="034F734D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أَنْتُمْ؟</w:t>
      </w:r>
      <w:r w:rsidRPr="00E91FB3">
        <w:t xml:space="preserve"> (ман антум?) - Кто вы?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نَحْنُ طُلَّابٌ</w:t>
      </w:r>
      <w:r w:rsidRPr="00E91FB3">
        <w:t>. (нахну туллябун) - Мы студенты.</w:t>
      </w:r>
    </w:p>
    <w:p w14:paraId="1A06FDB5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أَنْتُمْ مِصْرِيُّونَ؟</w:t>
      </w:r>
      <w:r w:rsidRPr="00E91FB3">
        <w:t xml:space="preserve"> (антум мис̣риййӯна?) - Вы египтяне?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نَعَمْ، نَحْنُ مِصْرِيُّونَ</w:t>
      </w:r>
      <w:r w:rsidRPr="00E91FB3">
        <w:t>. (на'ам, нахну мис̣риййӯна) - Да, мы египтяне.</w:t>
      </w:r>
    </w:p>
    <w:p w14:paraId="193FCD18" w14:textId="77777777" w:rsidR="00E91FB3" w:rsidRPr="00E91FB3" w:rsidRDefault="00E91FB3" w:rsidP="00E91FB3">
      <w:r w:rsidRPr="00E91FB3">
        <w:pict w14:anchorId="4949365B">
          <v:rect id="_x0000_i1284" style="width:0;height:1.5pt" o:hralign="center" o:hrstd="t" o:hr="t" fillcolor="#a0a0a0" stroked="f"/>
        </w:pict>
      </w:r>
    </w:p>
    <w:p w14:paraId="3FABCF03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Диалог 2 (о группе женщин):</w:t>
      </w:r>
    </w:p>
    <w:p w14:paraId="3D316FE5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هَؤُلَاءِ؟</w:t>
      </w:r>
      <w:r w:rsidRPr="00E91FB3">
        <w:t xml:space="preserve"> (ман ха̄'ула̄'и?) - Кто эти?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هَؤُلَاءِ طَالِبَاتٌ</w:t>
      </w:r>
      <w:r w:rsidRPr="00E91FB3">
        <w:t>. (ха̄'ула̄'и т̣а̄либа̄тун) - Эти студентки.</w:t>
      </w:r>
    </w:p>
    <w:p w14:paraId="2C9E7ACF" w14:textId="77777777" w:rsidR="00E91FB3" w:rsidRPr="00E91FB3" w:rsidRDefault="00E91FB3" w:rsidP="00E91FB3">
      <w:r w:rsidRPr="00E91FB3">
        <w:rPr>
          <w:b/>
          <w:bCs/>
          <w:rtl/>
        </w:rPr>
        <w:lastRenderedPageBreak/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هُنَّ؟</w:t>
      </w:r>
      <w:r w:rsidRPr="00E91FB3">
        <w:t xml:space="preserve"> (ман хунна?) - Кто они?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هُنَّ طَالِبَاتٌ سُعُودِيَّاتٌ</w:t>
      </w:r>
      <w:r w:rsidRPr="00E91FB3">
        <w:t>. (хунна т̣а̄либа̄тун су'ӯдиййа̄тун) - Они саудовские студентки.</w:t>
      </w:r>
    </w:p>
    <w:p w14:paraId="56DA3023" w14:textId="77777777" w:rsidR="00E91FB3" w:rsidRPr="00E91FB3" w:rsidRDefault="00E91FB3" w:rsidP="00E91FB3">
      <w:r w:rsidRPr="00E91FB3">
        <w:pict w14:anchorId="18B7301B">
          <v:rect id="_x0000_i1285" style="width:0;height:1.5pt" o:hralign="center" o:hrstd="t" o:hr="t" fillcolor="#a0a0a0" stroked="f"/>
        </w:pict>
      </w:r>
    </w:p>
    <w:p w14:paraId="0B759FD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Диалог 3 (смешанная группа):</w:t>
      </w:r>
    </w:p>
    <w:p w14:paraId="3A82790A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أَنْتُمْ؟</w:t>
      </w:r>
      <w:r w:rsidRPr="00E91FB3">
        <w:t xml:space="preserve"> - Кто вы?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نَحْنُ مُدَرِّسُونَ</w:t>
      </w:r>
      <w:r w:rsidRPr="00E91FB3">
        <w:t>. - Мы учителя.</w:t>
      </w:r>
    </w:p>
    <w:p w14:paraId="3A6A3E5D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كُلُّكُمْ مُدَرِّسُونَ؟</w:t>
      </w:r>
      <w:r w:rsidRPr="00E91FB3">
        <w:t xml:space="preserve"> (куллукум мударрисӯна?) - Все вы учителя?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نَعَمْ، كُلُّنَا مُدَرِّسُونَ</w:t>
      </w:r>
      <w:r w:rsidRPr="00E91FB3">
        <w:t>. (на'ам, куллуна̄ мударрисӯна) - Да, все мы учителя.</w:t>
      </w:r>
    </w:p>
    <w:p w14:paraId="18E74570" w14:textId="77777777" w:rsidR="00E91FB3" w:rsidRPr="00E91FB3" w:rsidRDefault="00E91FB3" w:rsidP="00E91FB3">
      <w:r w:rsidRPr="00E91FB3">
        <w:pict w14:anchorId="46BD36A1">
          <v:rect id="_x0000_i1286" style="width:0;height:1.5pt" o:hralign="center" o:hrstd="t" o:hr="t" fillcolor="#a0a0a0" stroked="f"/>
        </w:pict>
      </w:r>
    </w:p>
    <w:p w14:paraId="7B5F9062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Диалог 4 (о других людях):</w:t>
      </w:r>
    </w:p>
    <w:p w14:paraId="1C32F05F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هَؤُلَاءِ؟</w:t>
      </w:r>
      <w:r w:rsidRPr="00E91FB3">
        <w:t xml:space="preserve"> - Кто эти?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هَؤُلَاءِ أَطِبَّاءُ</w:t>
      </w:r>
      <w:r w:rsidRPr="00E91FB3">
        <w:t>. - Эти врачи.</w:t>
      </w:r>
    </w:p>
    <w:p w14:paraId="693C2E39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هُمْ؟</w:t>
      </w:r>
      <w:r w:rsidRPr="00E91FB3">
        <w:t xml:space="preserve"> - Кто они?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هُمْ أَطِبَّاءُ أَمْرِيكِيُّونَ</w:t>
      </w:r>
      <w:r w:rsidRPr="00E91FB3">
        <w:t>. - Они американские врачи.</w:t>
      </w:r>
    </w:p>
    <w:p w14:paraId="44C62603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هُمْ مُسْلِمُونَ؟</w:t>
      </w:r>
      <w:r w:rsidRPr="00E91FB3">
        <w:t xml:space="preserve"> (хум муслимӯна?) - Они мусульмане?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لَا، هُمْ لَيْسُوا مُسْلِمِينَ</w:t>
      </w:r>
      <w:r w:rsidRPr="00E91FB3">
        <w:t>. (ля̄, хум ляйсӯ муслимӣна) - Нет, они не мусульмане.</w:t>
      </w:r>
    </w:p>
    <w:p w14:paraId="00AD0AC0" w14:textId="77777777" w:rsidR="00E91FB3" w:rsidRPr="00E91FB3" w:rsidRDefault="00E91FB3" w:rsidP="00E91FB3">
      <w:r w:rsidRPr="00E91FB3">
        <w:rPr>
          <w:b/>
          <w:bCs/>
        </w:rPr>
        <w:t>Примечание:</w:t>
      </w:r>
      <w:r w:rsidRPr="00E91FB3">
        <w:t xml:space="preserve"> </w:t>
      </w:r>
      <w:r w:rsidRPr="00E91FB3">
        <w:rPr>
          <w:rtl/>
        </w:rPr>
        <w:t>لَيْسُوا</w:t>
      </w:r>
      <w:r w:rsidRPr="00E91FB3">
        <w:t xml:space="preserve"> (ляйсӯ) - отрицательная форма "не являются" (изучим подробнее позже)</w:t>
      </w:r>
    </w:p>
    <w:p w14:paraId="09820A12" w14:textId="77777777" w:rsidR="00E91FB3" w:rsidRPr="00E91FB3" w:rsidRDefault="00E91FB3" w:rsidP="00E91FB3">
      <w:r w:rsidRPr="00E91FB3">
        <w:pict w14:anchorId="63E58884">
          <v:rect id="_x0000_i1287" style="width:0;height:1.5pt" o:hralign="center" o:hrstd="t" o:hr="t" fillcolor="#a0a0a0" stroked="f"/>
        </w:pict>
      </w:r>
    </w:p>
    <w:p w14:paraId="5CC90F5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Диалог 5 (полный разговор):</w:t>
      </w:r>
    </w:p>
    <w:p w14:paraId="285F11F4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مَنْ أَنْتُنَّ؟</w:t>
      </w:r>
      <w:r w:rsidRPr="00E91FB3">
        <w:t xml:space="preserve"> - Кто вы? (женщинам)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نَحْنُ طَالِبَاتٌ</w:t>
      </w:r>
      <w:r w:rsidRPr="00E91FB3">
        <w:t>. - Мы студентки.</w:t>
      </w:r>
    </w:p>
    <w:p w14:paraId="62409169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أَنْتُنَّ رُوسِيَّاتٌ؟</w:t>
      </w:r>
      <w:r w:rsidRPr="00E91FB3">
        <w:t xml:space="preserve"> - Вы русские?</w:t>
      </w:r>
      <w:r w:rsidRPr="00E91FB3">
        <w:br/>
      </w:r>
      <w:r w:rsidRPr="00E91FB3">
        <w:rPr>
          <w:b/>
          <w:bCs/>
          <w:rtl/>
        </w:rPr>
        <w:t>ب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نَعَمْ، نَحْنُ رُوسِيَّاتٌ</w:t>
      </w:r>
      <w:r w:rsidRPr="00E91FB3">
        <w:t>. - Да, мы русские.</w:t>
      </w:r>
    </w:p>
    <w:p w14:paraId="621745D4" w14:textId="77777777" w:rsidR="00E91FB3" w:rsidRPr="00E91FB3" w:rsidRDefault="00E91FB3" w:rsidP="00E91FB3">
      <w:r w:rsidRPr="00E91FB3">
        <w:rPr>
          <w:b/>
          <w:bCs/>
          <w:rtl/>
        </w:rPr>
        <w:t>أ</w:t>
      </w:r>
      <w:r w:rsidRPr="00E91FB3">
        <w:rPr>
          <w:b/>
          <w:bCs/>
        </w:rPr>
        <w:t>:</w:t>
      </w:r>
      <w:r w:rsidRPr="00E91FB3">
        <w:t xml:space="preserve"> </w:t>
      </w:r>
      <w:r w:rsidRPr="00E91FB3">
        <w:rPr>
          <w:rtl/>
        </w:rPr>
        <w:t>مَاذَا تَدْرُسْنَ؟</w:t>
      </w:r>
      <w:r w:rsidRPr="00E91FB3">
        <w:t xml:space="preserve"> - Что вы изучаете?</w:t>
      </w:r>
      <w:r w:rsidRPr="00E91FB3">
        <w:br/>
      </w:r>
      <w:r w:rsidRPr="00E91FB3">
        <w:rPr>
          <w:i/>
          <w:iCs/>
        </w:rPr>
        <w:t>(Эта фраза выходит за рамки урока, но полезна знать)</w:t>
      </w:r>
    </w:p>
    <w:p w14:paraId="31DECA4E" w14:textId="77777777" w:rsidR="00E91FB3" w:rsidRPr="00E91FB3" w:rsidRDefault="00E91FB3" w:rsidP="00E91FB3">
      <w:r w:rsidRPr="00E91FB3">
        <w:pict w14:anchorId="77B31B79">
          <v:rect id="_x0000_i1288" style="width:0;height:1.5pt" o:hralign="center" o:hrstd="t" o:hr="t" fillcolor="#a0a0a0" stroked="f"/>
        </w:pict>
      </w:r>
    </w:p>
    <w:p w14:paraId="4B03E894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✍️</w:t>
      </w:r>
      <w:r w:rsidRPr="00E91FB3">
        <w:rPr>
          <w:b/>
          <w:bCs/>
        </w:rPr>
        <w:t xml:space="preserve"> УПРАЖНЕНИЯ</w:t>
      </w:r>
    </w:p>
    <w:p w14:paraId="6FFE5239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1: Выберите правильное местоимение</w:t>
      </w:r>
    </w:p>
    <w:p w14:paraId="0AA55A75" w14:textId="77777777" w:rsidR="00E91FB3" w:rsidRPr="00E91FB3" w:rsidRDefault="00E91FB3" w:rsidP="00E91FB3">
      <w:pPr>
        <w:numPr>
          <w:ilvl w:val="0"/>
          <w:numId w:val="15"/>
        </w:numPr>
      </w:pPr>
      <w:r w:rsidRPr="00E91FB3">
        <w:lastRenderedPageBreak/>
        <w:t xml:space="preserve">____ </w:t>
      </w:r>
      <w:r w:rsidRPr="00E91FB3">
        <w:rPr>
          <w:rtl/>
        </w:rPr>
        <w:t>طُلَّابٌ</w:t>
      </w:r>
      <w:r w:rsidRPr="00E91FB3">
        <w:t xml:space="preserve"> (мы)</w:t>
      </w:r>
    </w:p>
    <w:p w14:paraId="048BF6D3" w14:textId="77777777" w:rsidR="00E91FB3" w:rsidRPr="00E91FB3" w:rsidRDefault="00E91FB3" w:rsidP="00E91FB3">
      <w:pPr>
        <w:numPr>
          <w:ilvl w:val="0"/>
          <w:numId w:val="15"/>
        </w:numPr>
      </w:pPr>
      <w:r w:rsidRPr="00E91FB3">
        <w:t xml:space="preserve">____ </w:t>
      </w:r>
      <w:r w:rsidRPr="00E91FB3">
        <w:rPr>
          <w:rtl/>
        </w:rPr>
        <w:t>مُدَرِّسُونَ</w:t>
      </w:r>
      <w:r w:rsidRPr="00E91FB3">
        <w:t xml:space="preserve"> (вы - мужчинам)</w:t>
      </w:r>
    </w:p>
    <w:p w14:paraId="0888B899" w14:textId="77777777" w:rsidR="00E91FB3" w:rsidRPr="00E91FB3" w:rsidRDefault="00E91FB3" w:rsidP="00E91FB3">
      <w:pPr>
        <w:numPr>
          <w:ilvl w:val="0"/>
          <w:numId w:val="15"/>
        </w:numPr>
      </w:pPr>
      <w:r w:rsidRPr="00E91FB3">
        <w:t xml:space="preserve">____ </w:t>
      </w:r>
      <w:r w:rsidRPr="00E91FB3">
        <w:rPr>
          <w:rtl/>
        </w:rPr>
        <w:t>طَالِبَاتٌ</w:t>
      </w:r>
      <w:r w:rsidRPr="00E91FB3">
        <w:t xml:space="preserve"> (они - только женщины)</w:t>
      </w:r>
    </w:p>
    <w:p w14:paraId="001E850D" w14:textId="77777777" w:rsidR="00E91FB3" w:rsidRPr="00E91FB3" w:rsidRDefault="00E91FB3" w:rsidP="00E91FB3">
      <w:pPr>
        <w:numPr>
          <w:ilvl w:val="0"/>
          <w:numId w:val="15"/>
        </w:numPr>
      </w:pPr>
      <w:r w:rsidRPr="00E91FB3">
        <w:t xml:space="preserve">____ </w:t>
      </w:r>
      <w:r w:rsidRPr="00E91FB3">
        <w:rPr>
          <w:rtl/>
        </w:rPr>
        <w:t>أَطِبَّاءُ</w:t>
      </w:r>
      <w:r w:rsidRPr="00E91FB3">
        <w:t xml:space="preserve"> (они - мужчины)</w:t>
      </w:r>
    </w:p>
    <w:p w14:paraId="2DE2F16E" w14:textId="77777777" w:rsidR="00E91FB3" w:rsidRPr="00E91FB3" w:rsidRDefault="00E91FB3" w:rsidP="00E91FB3">
      <w:pPr>
        <w:numPr>
          <w:ilvl w:val="0"/>
          <w:numId w:val="15"/>
        </w:numPr>
      </w:pPr>
      <w:r w:rsidRPr="00E91FB3">
        <w:t xml:space="preserve">____ </w:t>
      </w:r>
      <w:r w:rsidRPr="00E91FB3">
        <w:rPr>
          <w:rtl/>
        </w:rPr>
        <w:t>مُدَرِّسَاتٌ</w:t>
      </w:r>
      <w:r w:rsidRPr="00E91FB3">
        <w:t xml:space="preserve"> (вы - только женщинам)</w:t>
      </w:r>
    </w:p>
    <w:p w14:paraId="7654DB28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30687FB9" w14:textId="77777777" w:rsidR="00E91FB3" w:rsidRPr="00E91FB3" w:rsidRDefault="00E91FB3" w:rsidP="00E91FB3">
      <w:pPr>
        <w:numPr>
          <w:ilvl w:val="0"/>
          <w:numId w:val="16"/>
        </w:numPr>
      </w:pPr>
      <w:r w:rsidRPr="00E91FB3">
        <w:rPr>
          <w:rtl/>
        </w:rPr>
        <w:t>نَحْنُ طُلَّابٌ</w:t>
      </w:r>
    </w:p>
    <w:p w14:paraId="33F8AF27" w14:textId="77777777" w:rsidR="00E91FB3" w:rsidRPr="00E91FB3" w:rsidRDefault="00E91FB3" w:rsidP="00E91FB3">
      <w:pPr>
        <w:numPr>
          <w:ilvl w:val="0"/>
          <w:numId w:val="16"/>
        </w:numPr>
      </w:pPr>
      <w:r w:rsidRPr="00E91FB3">
        <w:rPr>
          <w:rtl/>
        </w:rPr>
        <w:t>أَنْتُمْ مُدَرِّسُونَ</w:t>
      </w:r>
    </w:p>
    <w:p w14:paraId="666447ED" w14:textId="77777777" w:rsidR="00E91FB3" w:rsidRPr="00E91FB3" w:rsidRDefault="00E91FB3" w:rsidP="00E91FB3">
      <w:pPr>
        <w:numPr>
          <w:ilvl w:val="0"/>
          <w:numId w:val="16"/>
        </w:numPr>
      </w:pPr>
      <w:r w:rsidRPr="00E91FB3">
        <w:rPr>
          <w:rtl/>
        </w:rPr>
        <w:t>هُنَّ طَالِبَاتٌ</w:t>
      </w:r>
    </w:p>
    <w:p w14:paraId="30284A5B" w14:textId="77777777" w:rsidR="00E91FB3" w:rsidRPr="00E91FB3" w:rsidRDefault="00E91FB3" w:rsidP="00E91FB3">
      <w:pPr>
        <w:numPr>
          <w:ilvl w:val="0"/>
          <w:numId w:val="16"/>
        </w:numPr>
      </w:pPr>
      <w:r w:rsidRPr="00E91FB3">
        <w:rPr>
          <w:rtl/>
        </w:rPr>
        <w:t>هُمْ أَطِبَّاءُ</w:t>
      </w:r>
    </w:p>
    <w:p w14:paraId="14B9572F" w14:textId="77777777" w:rsidR="00E91FB3" w:rsidRPr="00E91FB3" w:rsidRDefault="00E91FB3" w:rsidP="00E91FB3">
      <w:pPr>
        <w:numPr>
          <w:ilvl w:val="0"/>
          <w:numId w:val="16"/>
        </w:numPr>
      </w:pPr>
      <w:r w:rsidRPr="00E91FB3">
        <w:rPr>
          <w:rtl/>
        </w:rPr>
        <w:t>أَنْتُنَّ مُدَرِّسَاتٌ</w:t>
      </w:r>
    </w:p>
    <w:p w14:paraId="25525C8D" w14:textId="77777777" w:rsidR="00E91FB3" w:rsidRPr="00E91FB3" w:rsidRDefault="00E91FB3" w:rsidP="00E91FB3">
      <w:r w:rsidRPr="00E91FB3">
        <w:pict w14:anchorId="2D31E3E6">
          <v:rect id="_x0000_i1289" style="width:0;height:1.5pt" o:hralign="center" o:hrstd="t" o:hr="t" fillcolor="#a0a0a0" stroked="f"/>
        </w:pict>
      </w:r>
    </w:p>
    <w:p w14:paraId="63B542B8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2: Переведите на русский</w:t>
      </w:r>
    </w:p>
    <w:p w14:paraId="3BCD8135" w14:textId="77777777" w:rsidR="00E91FB3" w:rsidRPr="00E91FB3" w:rsidRDefault="00E91FB3" w:rsidP="00E91FB3">
      <w:pPr>
        <w:numPr>
          <w:ilvl w:val="0"/>
          <w:numId w:val="17"/>
        </w:numPr>
      </w:pPr>
      <w:r w:rsidRPr="00E91FB3">
        <w:rPr>
          <w:rtl/>
        </w:rPr>
        <w:t>نَحْنُ طُلَّابٌ مِصْرِيُّونَ</w:t>
      </w:r>
    </w:p>
    <w:p w14:paraId="55E2AB77" w14:textId="77777777" w:rsidR="00E91FB3" w:rsidRPr="00E91FB3" w:rsidRDefault="00E91FB3" w:rsidP="00E91FB3">
      <w:pPr>
        <w:numPr>
          <w:ilvl w:val="0"/>
          <w:numId w:val="17"/>
        </w:numPr>
      </w:pPr>
      <w:r w:rsidRPr="00E91FB3">
        <w:rPr>
          <w:rtl/>
        </w:rPr>
        <w:t>أَنْتُمْ مُدَرِّسُونَ سُعُودِيُّونَ</w:t>
      </w:r>
    </w:p>
    <w:p w14:paraId="73D8CC91" w14:textId="77777777" w:rsidR="00E91FB3" w:rsidRPr="00E91FB3" w:rsidRDefault="00E91FB3" w:rsidP="00E91FB3">
      <w:pPr>
        <w:numPr>
          <w:ilvl w:val="0"/>
          <w:numId w:val="17"/>
        </w:numPr>
      </w:pPr>
      <w:r w:rsidRPr="00E91FB3">
        <w:rPr>
          <w:rtl/>
        </w:rPr>
        <w:t>هُنَّ طَبِيبَاتٌ أَمْرِيكِيَّاتٌ</w:t>
      </w:r>
    </w:p>
    <w:p w14:paraId="5F2CDCCC" w14:textId="77777777" w:rsidR="00E91FB3" w:rsidRPr="00E91FB3" w:rsidRDefault="00E91FB3" w:rsidP="00E91FB3">
      <w:pPr>
        <w:numPr>
          <w:ilvl w:val="0"/>
          <w:numId w:val="17"/>
        </w:numPr>
      </w:pPr>
      <w:r w:rsidRPr="00E91FB3">
        <w:rPr>
          <w:rtl/>
        </w:rPr>
        <w:t>هُمْ مُهَنْدِسُونَ رُوسِيُّونَ</w:t>
      </w:r>
    </w:p>
    <w:p w14:paraId="571F5D58" w14:textId="77777777" w:rsidR="00E91FB3" w:rsidRPr="00E91FB3" w:rsidRDefault="00E91FB3" w:rsidP="00E91FB3">
      <w:pPr>
        <w:numPr>
          <w:ilvl w:val="0"/>
          <w:numId w:val="17"/>
        </w:numPr>
      </w:pPr>
      <w:r w:rsidRPr="00E91FB3">
        <w:rPr>
          <w:rtl/>
        </w:rPr>
        <w:t>نَحْنُ طَالِبَاتٌ</w:t>
      </w:r>
    </w:p>
    <w:p w14:paraId="694CCDA3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4279C9CB" w14:textId="77777777" w:rsidR="00E91FB3" w:rsidRPr="00E91FB3" w:rsidRDefault="00E91FB3" w:rsidP="00E91FB3">
      <w:pPr>
        <w:numPr>
          <w:ilvl w:val="0"/>
          <w:numId w:val="18"/>
        </w:numPr>
      </w:pPr>
      <w:r w:rsidRPr="00E91FB3">
        <w:t>Мы египетские студенты</w:t>
      </w:r>
    </w:p>
    <w:p w14:paraId="553F59F2" w14:textId="77777777" w:rsidR="00E91FB3" w:rsidRPr="00E91FB3" w:rsidRDefault="00E91FB3" w:rsidP="00E91FB3">
      <w:pPr>
        <w:numPr>
          <w:ilvl w:val="0"/>
          <w:numId w:val="18"/>
        </w:numPr>
      </w:pPr>
      <w:r w:rsidRPr="00E91FB3">
        <w:t>Вы саудовские учителя</w:t>
      </w:r>
    </w:p>
    <w:p w14:paraId="7A6A73A6" w14:textId="77777777" w:rsidR="00E91FB3" w:rsidRPr="00E91FB3" w:rsidRDefault="00E91FB3" w:rsidP="00E91FB3">
      <w:pPr>
        <w:numPr>
          <w:ilvl w:val="0"/>
          <w:numId w:val="18"/>
        </w:numPr>
      </w:pPr>
      <w:r w:rsidRPr="00E91FB3">
        <w:t>Они американские врачи (женщины)</w:t>
      </w:r>
    </w:p>
    <w:p w14:paraId="60E3A63B" w14:textId="77777777" w:rsidR="00E91FB3" w:rsidRPr="00E91FB3" w:rsidRDefault="00E91FB3" w:rsidP="00E91FB3">
      <w:pPr>
        <w:numPr>
          <w:ilvl w:val="0"/>
          <w:numId w:val="18"/>
        </w:numPr>
      </w:pPr>
      <w:r w:rsidRPr="00E91FB3">
        <w:t>Они русские инженеры</w:t>
      </w:r>
    </w:p>
    <w:p w14:paraId="186D1A40" w14:textId="77777777" w:rsidR="00E91FB3" w:rsidRPr="00E91FB3" w:rsidRDefault="00E91FB3" w:rsidP="00E91FB3">
      <w:pPr>
        <w:numPr>
          <w:ilvl w:val="0"/>
          <w:numId w:val="18"/>
        </w:numPr>
      </w:pPr>
      <w:r w:rsidRPr="00E91FB3">
        <w:t>Мы студентки</w:t>
      </w:r>
    </w:p>
    <w:p w14:paraId="2C94C38C" w14:textId="77777777" w:rsidR="00E91FB3" w:rsidRPr="00E91FB3" w:rsidRDefault="00E91FB3" w:rsidP="00E91FB3">
      <w:r w:rsidRPr="00E91FB3">
        <w:pict w14:anchorId="6E00BA9B">
          <v:rect id="_x0000_i1290" style="width:0;height:1.5pt" o:hralign="center" o:hrstd="t" o:hr="t" fillcolor="#a0a0a0" stroked="f"/>
        </w:pict>
      </w:r>
    </w:p>
    <w:p w14:paraId="621E9179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3: Переведите на арабский</w:t>
      </w:r>
    </w:p>
    <w:p w14:paraId="49BFB0F7" w14:textId="77777777" w:rsidR="00E91FB3" w:rsidRPr="00E91FB3" w:rsidRDefault="00E91FB3" w:rsidP="00E91FB3">
      <w:pPr>
        <w:numPr>
          <w:ilvl w:val="0"/>
          <w:numId w:val="19"/>
        </w:numPr>
      </w:pPr>
      <w:r w:rsidRPr="00E91FB3">
        <w:lastRenderedPageBreak/>
        <w:t>Мы врачи</w:t>
      </w:r>
    </w:p>
    <w:p w14:paraId="59F4BDAF" w14:textId="77777777" w:rsidR="00E91FB3" w:rsidRPr="00E91FB3" w:rsidRDefault="00E91FB3" w:rsidP="00E91FB3">
      <w:pPr>
        <w:numPr>
          <w:ilvl w:val="0"/>
          <w:numId w:val="19"/>
        </w:numPr>
      </w:pPr>
      <w:r w:rsidRPr="00E91FB3">
        <w:t>Вы студенты (мужчинам)</w:t>
      </w:r>
    </w:p>
    <w:p w14:paraId="1D1DC721" w14:textId="77777777" w:rsidR="00E91FB3" w:rsidRPr="00E91FB3" w:rsidRDefault="00E91FB3" w:rsidP="00E91FB3">
      <w:pPr>
        <w:numPr>
          <w:ilvl w:val="0"/>
          <w:numId w:val="19"/>
        </w:numPr>
      </w:pPr>
      <w:r w:rsidRPr="00E91FB3">
        <w:t>Они учительницы (только женщины)</w:t>
      </w:r>
    </w:p>
    <w:p w14:paraId="1A6D0DB0" w14:textId="77777777" w:rsidR="00E91FB3" w:rsidRPr="00E91FB3" w:rsidRDefault="00E91FB3" w:rsidP="00E91FB3">
      <w:pPr>
        <w:numPr>
          <w:ilvl w:val="0"/>
          <w:numId w:val="19"/>
        </w:numPr>
      </w:pPr>
      <w:r w:rsidRPr="00E91FB3">
        <w:t>Мы египтяне</w:t>
      </w:r>
    </w:p>
    <w:p w14:paraId="64B2E477" w14:textId="77777777" w:rsidR="00E91FB3" w:rsidRPr="00E91FB3" w:rsidRDefault="00E91FB3" w:rsidP="00E91FB3">
      <w:pPr>
        <w:numPr>
          <w:ilvl w:val="0"/>
          <w:numId w:val="19"/>
        </w:numPr>
      </w:pPr>
      <w:r w:rsidRPr="00E91FB3">
        <w:t>Кто вы? (женщинам)</w:t>
      </w:r>
    </w:p>
    <w:p w14:paraId="3DF386AB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42821501" w14:textId="77777777" w:rsidR="00E91FB3" w:rsidRPr="00E91FB3" w:rsidRDefault="00E91FB3" w:rsidP="00E91FB3">
      <w:pPr>
        <w:numPr>
          <w:ilvl w:val="0"/>
          <w:numId w:val="20"/>
        </w:numPr>
      </w:pPr>
      <w:r w:rsidRPr="00E91FB3">
        <w:rPr>
          <w:rtl/>
        </w:rPr>
        <w:t>نَحْنُ أَطِبَّاءُ</w:t>
      </w:r>
    </w:p>
    <w:p w14:paraId="136C9AC3" w14:textId="77777777" w:rsidR="00E91FB3" w:rsidRPr="00E91FB3" w:rsidRDefault="00E91FB3" w:rsidP="00E91FB3">
      <w:pPr>
        <w:numPr>
          <w:ilvl w:val="0"/>
          <w:numId w:val="20"/>
        </w:numPr>
      </w:pPr>
      <w:r w:rsidRPr="00E91FB3">
        <w:rPr>
          <w:rtl/>
        </w:rPr>
        <w:t>أَنْتُمْ طُلَّابٌ</w:t>
      </w:r>
    </w:p>
    <w:p w14:paraId="4879E4AF" w14:textId="77777777" w:rsidR="00E91FB3" w:rsidRPr="00E91FB3" w:rsidRDefault="00E91FB3" w:rsidP="00E91FB3">
      <w:pPr>
        <w:numPr>
          <w:ilvl w:val="0"/>
          <w:numId w:val="20"/>
        </w:numPr>
      </w:pPr>
      <w:r w:rsidRPr="00E91FB3">
        <w:rPr>
          <w:rtl/>
        </w:rPr>
        <w:t>هُنَّ مُدَرِّسَاتٌ</w:t>
      </w:r>
    </w:p>
    <w:p w14:paraId="0746F01C" w14:textId="77777777" w:rsidR="00E91FB3" w:rsidRPr="00E91FB3" w:rsidRDefault="00E91FB3" w:rsidP="00E91FB3">
      <w:pPr>
        <w:numPr>
          <w:ilvl w:val="0"/>
          <w:numId w:val="20"/>
        </w:numPr>
      </w:pPr>
      <w:r w:rsidRPr="00E91FB3">
        <w:rPr>
          <w:rtl/>
        </w:rPr>
        <w:t>نَحْنُ مِصْرِيُّونَ</w:t>
      </w:r>
    </w:p>
    <w:p w14:paraId="4776102D" w14:textId="77777777" w:rsidR="00E91FB3" w:rsidRPr="00E91FB3" w:rsidRDefault="00E91FB3" w:rsidP="00E91FB3">
      <w:pPr>
        <w:numPr>
          <w:ilvl w:val="0"/>
          <w:numId w:val="20"/>
        </w:numPr>
      </w:pPr>
      <w:r w:rsidRPr="00E91FB3">
        <w:rPr>
          <w:rtl/>
        </w:rPr>
        <w:t>مَنْ أَنْتُنَّ؟</w:t>
      </w:r>
    </w:p>
    <w:p w14:paraId="17577C6C" w14:textId="77777777" w:rsidR="00E91FB3" w:rsidRPr="00E91FB3" w:rsidRDefault="00E91FB3" w:rsidP="00E91FB3">
      <w:r w:rsidRPr="00E91FB3">
        <w:pict w14:anchorId="2D03B429">
          <v:rect id="_x0000_i1291" style="width:0;height:1.5pt" o:hralign="center" o:hrstd="t" o:hr="t" fillcolor="#a0a0a0" stroked="f"/>
        </w:pict>
      </w:r>
    </w:p>
    <w:p w14:paraId="124CE832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4: Выберите правильную форму</w:t>
      </w:r>
    </w:p>
    <w:p w14:paraId="2B74790B" w14:textId="77777777" w:rsidR="00E91FB3" w:rsidRPr="00E91FB3" w:rsidRDefault="00E91FB3" w:rsidP="00E91FB3">
      <w:r w:rsidRPr="00E91FB3">
        <w:t>Какое местоимение использовать:</w:t>
      </w:r>
    </w:p>
    <w:p w14:paraId="2E545B49" w14:textId="77777777" w:rsidR="00E91FB3" w:rsidRPr="00E91FB3" w:rsidRDefault="00E91FB3" w:rsidP="00E91FB3">
      <w:pPr>
        <w:numPr>
          <w:ilvl w:val="0"/>
          <w:numId w:val="21"/>
        </w:numPr>
      </w:pPr>
      <w:r w:rsidRPr="00E91FB3">
        <w:t>Группа из 5 мужчин и 1 женщины: ____ (</w:t>
      </w:r>
      <w:r w:rsidRPr="00E91FB3">
        <w:rPr>
          <w:rtl/>
        </w:rPr>
        <w:t>هُمْ</w:t>
      </w:r>
      <w:r w:rsidRPr="00E91FB3">
        <w:t xml:space="preserve"> или </w:t>
      </w:r>
      <w:r w:rsidRPr="00E91FB3">
        <w:rPr>
          <w:rtl/>
        </w:rPr>
        <w:t>هُنَّ</w:t>
      </w:r>
      <w:r w:rsidRPr="00E91FB3">
        <w:t>?)</w:t>
      </w:r>
    </w:p>
    <w:p w14:paraId="753ED383" w14:textId="77777777" w:rsidR="00E91FB3" w:rsidRPr="00E91FB3" w:rsidRDefault="00E91FB3" w:rsidP="00E91FB3">
      <w:pPr>
        <w:numPr>
          <w:ilvl w:val="0"/>
          <w:numId w:val="21"/>
        </w:numPr>
      </w:pPr>
      <w:r w:rsidRPr="00E91FB3">
        <w:t>Группа из 10 женщин: ____ (</w:t>
      </w:r>
      <w:r w:rsidRPr="00E91FB3">
        <w:rPr>
          <w:rtl/>
        </w:rPr>
        <w:t>هُمْ</w:t>
      </w:r>
      <w:r w:rsidRPr="00E91FB3">
        <w:t xml:space="preserve"> или </w:t>
      </w:r>
      <w:r w:rsidRPr="00E91FB3">
        <w:rPr>
          <w:rtl/>
        </w:rPr>
        <w:t>هُنَّ</w:t>
      </w:r>
      <w:r w:rsidRPr="00E91FB3">
        <w:t>?)</w:t>
      </w:r>
    </w:p>
    <w:p w14:paraId="06453A2F" w14:textId="77777777" w:rsidR="00E91FB3" w:rsidRPr="00E91FB3" w:rsidRDefault="00E91FB3" w:rsidP="00E91FB3">
      <w:pPr>
        <w:numPr>
          <w:ilvl w:val="0"/>
          <w:numId w:val="21"/>
        </w:numPr>
      </w:pPr>
      <w:r w:rsidRPr="00E91FB3">
        <w:t>Обращение к классу из мальчиков и девочек: ____ (</w:t>
      </w:r>
      <w:r w:rsidRPr="00E91FB3">
        <w:rPr>
          <w:rtl/>
        </w:rPr>
        <w:t>أَنْتُمْ</w:t>
      </w:r>
      <w:r w:rsidRPr="00E91FB3">
        <w:t xml:space="preserve"> или </w:t>
      </w:r>
      <w:r w:rsidRPr="00E91FB3">
        <w:rPr>
          <w:rtl/>
        </w:rPr>
        <w:t>أَنْتُنَّ</w:t>
      </w:r>
      <w:r w:rsidRPr="00E91FB3">
        <w:t>?)</w:t>
      </w:r>
    </w:p>
    <w:p w14:paraId="28D5DEA3" w14:textId="77777777" w:rsidR="00E91FB3" w:rsidRPr="00E91FB3" w:rsidRDefault="00E91FB3" w:rsidP="00E91FB3">
      <w:pPr>
        <w:numPr>
          <w:ilvl w:val="0"/>
          <w:numId w:val="21"/>
        </w:numPr>
      </w:pPr>
      <w:r w:rsidRPr="00E91FB3">
        <w:t>Обращение только к девочкам: ____ (</w:t>
      </w:r>
      <w:r w:rsidRPr="00E91FB3">
        <w:rPr>
          <w:rtl/>
        </w:rPr>
        <w:t>أَنْتُمْ</w:t>
      </w:r>
      <w:r w:rsidRPr="00E91FB3">
        <w:t xml:space="preserve"> или </w:t>
      </w:r>
      <w:r w:rsidRPr="00E91FB3">
        <w:rPr>
          <w:rtl/>
        </w:rPr>
        <w:t>أَنْتُنَّ</w:t>
      </w:r>
      <w:r w:rsidRPr="00E91FB3">
        <w:t>?)</w:t>
      </w:r>
    </w:p>
    <w:p w14:paraId="2FCAEA95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16962807" w14:textId="77777777" w:rsidR="00E91FB3" w:rsidRPr="00E91FB3" w:rsidRDefault="00E91FB3" w:rsidP="00E91FB3">
      <w:pPr>
        <w:numPr>
          <w:ilvl w:val="0"/>
          <w:numId w:val="22"/>
        </w:numPr>
      </w:pPr>
      <w:r w:rsidRPr="00E91FB3">
        <w:rPr>
          <w:rtl/>
        </w:rPr>
        <w:t>هُمْ</w:t>
      </w:r>
      <w:r w:rsidRPr="00E91FB3">
        <w:t xml:space="preserve"> (смешанная группа = мужской род)</w:t>
      </w:r>
    </w:p>
    <w:p w14:paraId="198A5C7A" w14:textId="77777777" w:rsidR="00E91FB3" w:rsidRPr="00E91FB3" w:rsidRDefault="00E91FB3" w:rsidP="00E91FB3">
      <w:pPr>
        <w:numPr>
          <w:ilvl w:val="0"/>
          <w:numId w:val="22"/>
        </w:numPr>
      </w:pPr>
      <w:r w:rsidRPr="00E91FB3">
        <w:rPr>
          <w:rtl/>
        </w:rPr>
        <w:t>هُنَّ</w:t>
      </w:r>
      <w:r w:rsidRPr="00E91FB3">
        <w:t xml:space="preserve"> (только женщины)</w:t>
      </w:r>
    </w:p>
    <w:p w14:paraId="6C0A762E" w14:textId="77777777" w:rsidR="00E91FB3" w:rsidRPr="00E91FB3" w:rsidRDefault="00E91FB3" w:rsidP="00E91FB3">
      <w:pPr>
        <w:numPr>
          <w:ilvl w:val="0"/>
          <w:numId w:val="22"/>
        </w:numPr>
      </w:pPr>
      <w:r w:rsidRPr="00E91FB3">
        <w:rPr>
          <w:rtl/>
        </w:rPr>
        <w:t>أَنْتُمْ</w:t>
      </w:r>
      <w:r w:rsidRPr="00E91FB3">
        <w:t xml:space="preserve"> (смешанная группа = мужской род)</w:t>
      </w:r>
    </w:p>
    <w:p w14:paraId="6864B5F3" w14:textId="77777777" w:rsidR="00E91FB3" w:rsidRPr="00E91FB3" w:rsidRDefault="00E91FB3" w:rsidP="00E91FB3">
      <w:pPr>
        <w:numPr>
          <w:ilvl w:val="0"/>
          <w:numId w:val="22"/>
        </w:numPr>
      </w:pPr>
      <w:r w:rsidRPr="00E91FB3">
        <w:rPr>
          <w:rtl/>
        </w:rPr>
        <w:t>أَنْتُنَّ</w:t>
      </w:r>
      <w:r w:rsidRPr="00E91FB3">
        <w:t xml:space="preserve"> (только женщины)</w:t>
      </w:r>
    </w:p>
    <w:p w14:paraId="7AA51333" w14:textId="77777777" w:rsidR="00E91FB3" w:rsidRPr="00E91FB3" w:rsidRDefault="00E91FB3" w:rsidP="00E91FB3">
      <w:r w:rsidRPr="00E91FB3">
        <w:pict w14:anchorId="02235972">
          <v:rect id="_x0000_i1292" style="width:0;height:1.5pt" o:hralign="center" o:hrstd="t" o:hr="t" fillcolor="#a0a0a0" stroked="f"/>
        </w:pict>
      </w:r>
    </w:p>
    <w:p w14:paraId="29DE8942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5: Составьте диалог</w:t>
      </w:r>
    </w:p>
    <w:p w14:paraId="59447B06" w14:textId="77777777" w:rsidR="00E91FB3" w:rsidRPr="00E91FB3" w:rsidRDefault="00E91FB3" w:rsidP="00E91FB3">
      <w:r w:rsidRPr="00E91FB3">
        <w:t>Составьте короткий диалог (4-6 реплик) используя:</w:t>
      </w:r>
    </w:p>
    <w:p w14:paraId="33306B0C" w14:textId="77777777" w:rsidR="00E91FB3" w:rsidRPr="00E91FB3" w:rsidRDefault="00E91FB3" w:rsidP="00E91FB3">
      <w:pPr>
        <w:numPr>
          <w:ilvl w:val="0"/>
          <w:numId w:val="23"/>
        </w:numPr>
      </w:pPr>
      <w:r w:rsidRPr="00E91FB3">
        <w:rPr>
          <w:rtl/>
        </w:rPr>
        <w:lastRenderedPageBreak/>
        <w:t>نَحْنُ</w:t>
      </w:r>
    </w:p>
    <w:p w14:paraId="63878B57" w14:textId="77777777" w:rsidR="00E91FB3" w:rsidRPr="00E91FB3" w:rsidRDefault="00E91FB3" w:rsidP="00E91FB3">
      <w:pPr>
        <w:numPr>
          <w:ilvl w:val="0"/>
          <w:numId w:val="23"/>
        </w:numPr>
      </w:pPr>
      <w:r w:rsidRPr="00E91FB3">
        <w:rPr>
          <w:rtl/>
        </w:rPr>
        <w:t>أَنْتُمْ</w:t>
      </w:r>
      <w:r w:rsidRPr="00E91FB3">
        <w:t xml:space="preserve"> или </w:t>
      </w:r>
      <w:r w:rsidRPr="00E91FB3">
        <w:rPr>
          <w:rtl/>
        </w:rPr>
        <w:t>أَنْتُنَّ</w:t>
      </w:r>
    </w:p>
    <w:p w14:paraId="61F97C98" w14:textId="77777777" w:rsidR="00E91FB3" w:rsidRPr="00E91FB3" w:rsidRDefault="00E91FB3" w:rsidP="00E91FB3">
      <w:pPr>
        <w:numPr>
          <w:ilvl w:val="0"/>
          <w:numId w:val="23"/>
        </w:numPr>
      </w:pPr>
      <w:r w:rsidRPr="00E91FB3">
        <w:t>Профессии</w:t>
      </w:r>
    </w:p>
    <w:p w14:paraId="3B2DB3F4" w14:textId="77777777" w:rsidR="00E91FB3" w:rsidRPr="00E91FB3" w:rsidRDefault="00E91FB3" w:rsidP="00E91FB3">
      <w:pPr>
        <w:numPr>
          <w:ilvl w:val="0"/>
          <w:numId w:val="23"/>
        </w:numPr>
      </w:pPr>
      <w:r w:rsidRPr="00E91FB3">
        <w:t>Национальности</w:t>
      </w:r>
    </w:p>
    <w:p w14:paraId="635D5E39" w14:textId="77777777" w:rsidR="00E91FB3" w:rsidRPr="00E91FB3" w:rsidRDefault="00E91FB3" w:rsidP="00E91FB3">
      <w:r w:rsidRPr="00E91FB3">
        <w:rPr>
          <w:b/>
          <w:bCs/>
        </w:rPr>
        <w:t>Пример ответа:</w:t>
      </w:r>
    </w:p>
    <w:p w14:paraId="0FF48E98" w14:textId="77777777" w:rsidR="00E91FB3" w:rsidRPr="00E91FB3" w:rsidRDefault="00E91FB3" w:rsidP="00E91FB3">
      <w:r w:rsidRPr="00E91FB3">
        <w:rPr>
          <w:rtl/>
        </w:rPr>
        <w:t>أ: مَنْ أَنْتُمْ؟</w:t>
      </w:r>
    </w:p>
    <w:p w14:paraId="340F278C" w14:textId="77777777" w:rsidR="00E91FB3" w:rsidRPr="00E91FB3" w:rsidRDefault="00E91FB3" w:rsidP="00E91FB3">
      <w:r w:rsidRPr="00E91FB3">
        <w:rPr>
          <w:rtl/>
        </w:rPr>
        <w:t>ب: نَحْنُ طُلَّابٌ</w:t>
      </w:r>
      <w:r w:rsidRPr="00E91FB3">
        <w:t>.</w:t>
      </w:r>
    </w:p>
    <w:p w14:paraId="446D06E4" w14:textId="77777777" w:rsidR="00E91FB3" w:rsidRPr="00E91FB3" w:rsidRDefault="00E91FB3" w:rsidP="00E91FB3">
      <w:r w:rsidRPr="00E91FB3">
        <w:rPr>
          <w:rtl/>
        </w:rPr>
        <w:t>أ: أَنْتُمْ مِصْرِيُّونَ؟</w:t>
      </w:r>
    </w:p>
    <w:p w14:paraId="25AE3B49" w14:textId="77777777" w:rsidR="00E91FB3" w:rsidRPr="00E91FB3" w:rsidRDefault="00E91FB3" w:rsidP="00E91FB3">
      <w:r w:rsidRPr="00E91FB3">
        <w:rPr>
          <w:rtl/>
        </w:rPr>
        <w:t>ب: نَعَمْ، نَحْنُ مِصْرِيُّونَ</w:t>
      </w:r>
      <w:r w:rsidRPr="00E91FB3">
        <w:t>.</w:t>
      </w:r>
    </w:p>
    <w:p w14:paraId="28252CEC" w14:textId="77777777" w:rsidR="00E91FB3" w:rsidRPr="00E91FB3" w:rsidRDefault="00E91FB3" w:rsidP="00E91FB3">
      <w:r w:rsidRPr="00E91FB3">
        <w:pict w14:anchorId="212B2802">
          <v:rect id="_x0000_i1293" style="width:0;height:1.5pt" o:hralign="center" o:hrstd="t" o:hr="t" fillcolor="#a0a0a0" stroked="f"/>
        </w:pict>
      </w:r>
    </w:p>
    <w:p w14:paraId="35392590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Упражнение 6: Исправьте ошибки</w:t>
      </w:r>
    </w:p>
    <w:p w14:paraId="6C62D841" w14:textId="77777777" w:rsidR="00E91FB3" w:rsidRPr="00E91FB3" w:rsidRDefault="00E91FB3" w:rsidP="00E91FB3">
      <w:r w:rsidRPr="00E91FB3">
        <w:t>Найдите и исправьте ошибки в этих предложениях:</w:t>
      </w:r>
    </w:p>
    <w:p w14:paraId="270F38BD" w14:textId="77777777" w:rsidR="00E91FB3" w:rsidRPr="00E91FB3" w:rsidRDefault="00E91FB3" w:rsidP="00E91FB3">
      <w:pPr>
        <w:numPr>
          <w:ilvl w:val="0"/>
          <w:numId w:val="24"/>
        </w:numPr>
      </w:pPr>
      <w:r w:rsidRPr="00E91FB3">
        <w:rPr>
          <w:rtl/>
        </w:rPr>
        <w:t>نَحْنُ طَالِبٌ</w:t>
      </w:r>
      <w:r w:rsidRPr="00E91FB3">
        <w:t xml:space="preserve"> (неправильное число)</w:t>
      </w:r>
    </w:p>
    <w:p w14:paraId="0E007FB5" w14:textId="77777777" w:rsidR="00E91FB3" w:rsidRPr="00E91FB3" w:rsidRDefault="00E91FB3" w:rsidP="00E91FB3">
      <w:pPr>
        <w:numPr>
          <w:ilvl w:val="0"/>
          <w:numId w:val="24"/>
        </w:numPr>
      </w:pPr>
      <w:r w:rsidRPr="00E91FB3">
        <w:rPr>
          <w:rtl/>
        </w:rPr>
        <w:t>هُنَّ مُدَرِّسُونَ</w:t>
      </w:r>
      <w:r w:rsidRPr="00E91FB3">
        <w:t xml:space="preserve"> (неправильный род)</w:t>
      </w:r>
    </w:p>
    <w:p w14:paraId="442FFC73" w14:textId="77777777" w:rsidR="00E91FB3" w:rsidRPr="00E91FB3" w:rsidRDefault="00E91FB3" w:rsidP="00E91FB3">
      <w:pPr>
        <w:numPr>
          <w:ilvl w:val="0"/>
          <w:numId w:val="24"/>
        </w:numPr>
      </w:pPr>
      <w:r w:rsidRPr="00E91FB3">
        <w:rPr>
          <w:rtl/>
        </w:rPr>
        <w:t>أَنْتُنَّ طُلَّابٌ</w:t>
      </w:r>
      <w:r w:rsidRPr="00E91FB3">
        <w:t xml:space="preserve"> (неправильный род)</w:t>
      </w:r>
    </w:p>
    <w:p w14:paraId="7FF49C5E" w14:textId="77777777" w:rsidR="00E91FB3" w:rsidRPr="00E91FB3" w:rsidRDefault="00E91FB3" w:rsidP="00E91FB3">
      <w:pPr>
        <w:numPr>
          <w:ilvl w:val="0"/>
          <w:numId w:val="24"/>
        </w:numPr>
      </w:pPr>
      <w:r w:rsidRPr="00E91FB3">
        <w:rPr>
          <w:rtl/>
        </w:rPr>
        <w:t>هُمْ طَالِبَاتٌ</w:t>
      </w:r>
      <w:r w:rsidRPr="00E91FB3">
        <w:t xml:space="preserve"> (неправильный род)</w:t>
      </w:r>
    </w:p>
    <w:p w14:paraId="661FC51F" w14:textId="77777777" w:rsidR="00E91FB3" w:rsidRPr="00E91FB3" w:rsidRDefault="00E91FB3" w:rsidP="00E91FB3">
      <w:r w:rsidRPr="00E91FB3">
        <w:rPr>
          <w:b/>
          <w:bCs/>
        </w:rPr>
        <w:t>Ответы:</w:t>
      </w:r>
    </w:p>
    <w:p w14:paraId="6BDA2394" w14:textId="77777777" w:rsidR="00E91FB3" w:rsidRPr="00E91FB3" w:rsidRDefault="00E91FB3" w:rsidP="00E91FB3">
      <w:pPr>
        <w:numPr>
          <w:ilvl w:val="0"/>
          <w:numId w:val="25"/>
        </w:numPr>
      </w:pPr>
      <w:r w:rsidRPr="00E91FB3">
        <w:rPr>
          <w:rtl/>
        </w:rPr>
        <w:t>نَحْنُ طُلَّابٌ</w:t>
      </w:r>
      <w:r w:rsidRPr="00E91FB3">
        <w:t xml:space="preserve"> (множественное число)</w:t>
      </w:r>
    </w:p>
    <w:p w14:paraId="2A93E57E" w14:textId="77777777" w:rsidR="00E91FB3" w:rsidRPr="00E91FB3" w:rsidRDefault="00E91FB3" w:rsidP="00E91FB3">
      <w:pPr>
        <w:numPr>
          <w:ilvl w:val="0"/>
          <w:numId w:val="25"/>
        </w:numPr>
      </w:pPr>
      <w:r w:rsidRPr="00E91FB3">
        <w:rPr>
          <w:rtl/>
        </w:rPr>
        <w:t>هُنَّ مُدَرِّسَاتٌ</w:t>
      </w:r>
      <w:r w:rsidRPr="00E91FB3">
        <w:t xml:space="preserve"> (женский род)</w:t>
      </w:r>
    </w:p>
    <w:p w14:paraId="06D7EF04" w14:textId="77777777" w:rsidR="00E91FB3" w:rsidRPr="00E91FB3" w:rsidRDefault="00E91FB3" w:rsidP="00E91FB3">
      <w:pPr>
        <w:numPr>
          <w:ilvl w:val="0"/>
          <w:numId w:val="25"/>
        </w:numPr>
      </w:pPr>
      <w:r w:rsidRPr="00E91FB3">
        <w:rPr>
          <w:rtl/>
        </w:rPr>
        <w:t>أَنْتُنَّ طَالِبَاتٌ</w:t>
      </w:r>
      <w:r w:rsidRPr="00E91FB3">
        <w:t xml:space="preserve"> (женский род)</w:t>
      </w:r>
    </w:p>
    <w:p w14:paraId="24F91092" w14:textId="77777777" w:rsidR="00E91FB3" w:rsidRPr="00E91FB3" w:rsidRDefault="00E91FB3" w:rsidP="00E91FB3">
      <w:pPr>
        <w:numPr>
          <w:ilvl w:val="0"/>
          <w:numId w:val="25"/>
        </w:numPr>
      </w:pPr>
      <w:r w:rsidRPr="00E91FB3">
        <w:rPr>
          <w:rtl/>
        </w:rPr>
        <w:t>هُمْ طُلَّابٌ</w:t>
      </w:r>
      <w:r w:rsidRPr="00E91FB3">
        <w:t xml:space="preserve"> (мужской род)</w:t>
      </w:r>
    </w:p>
    <w:p w14:paraId="01FD79A6" w14:textId="77777777" w:rsidR="00E91FB3" w:rsidRPr="00E91FB3" w:rsidRDefault="00E91FB3" w:rsidP="00E91FB3">
      <w:r w:rsidRPr="00E91FB3">
        <w:pict w14:anchorId="0FAA940C">
          <v:rect id="_x0000_i1294" style="width:0;height:1.5pt" o:hralign="center" o:hrstd="t" o:hr="t" fillcolor="#a0a0a0" stroked="f"/>
        </w:pict>
      </w:r>
    </w:p>
    <w:p w14:paraId="74308927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🎓</w:t>
      </w:r>
      <w:r w:rsidRPr="00E91FB3">
        <w:rPr>
          <w:b/>
          <w:bCs/>
        </w:rPr>
        <w:t xml:space="preserve"> ГРАММАТИЧЕСКИЕ ЗАМЕТКИ</w:t>
      </w:r>
    </w:p>
    <w:p w14:paraId="050A91B0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1. Согласование местоимений и существительных:</w:t>
      </w:r>
    </w:p>
    <w:p w14:paraId="0183C25E" w14:textId="77777777" w:rsidR="00E91FB3" w:rsidRPr="00E91FB3" w:rsidRDefault="00E91FB3" w:rsidP="00E91FB3">
      <w:r w:rsidRPr="00E91FB3">
        <w:rPr>
          <w:b/>
          <w:bCs/>
        </w:rPr>
        <w:t>Правило:</w:t>
      </w:r>
      <w:r w:rsidRPr="00E91FB3">
        <w:t xml:space="preserve"> Местоимение и существительное должны совпадать по роду и числу!</w:t>
      </w:r>
    </w:p>
    <w:p w14:paraId="36C430D1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Правильно:</w:t>
      </w:r>
    </w:p>
    <w:p w14:paraId="1F91A343" w14:textId="77777777" w:rsidR="00E91FB3" w:rsidRPr="00E91FB3" w:rsidRDefault="00E91FB3" w:rsidP="00E91FB3">
      <w:pPr>
        <w:numPr>
          <w:ilvl w:val="0"/>
          <w:numId w:val="26"/>
        </w:numPr>
      </w:pPr>
      <w:r w:rsidRPr="00E91FB3">
        <w:rPr>
          <w:rtl/>
        </w:rPr>
        <w:lastRenderedPageBreak/>
        <w:t>نَحْنُ طُلَّابٌ</w:t>
      </w:r>
      <w:r w:rsidRPr="00E91FB3">
        <w:t xml:space="preserve"> (мы студенты - м.р. мн.ч.)</w:t>
      </w:r>
    </w:p>
    <w:p w14:paraId="3130FE68" w14:textId="77777777" w:rsidR="00E91FB3" w:rsidRPr="00E91FB3" w:rsidRDefault="00E91FB3" w:rsidP="00E91FB3">
      <w:pPr>
        <w:numPr>
          <w:ilvl w:val="0"/>
          <w:numId w:val="26"/>
        </w:numPr>
      </w:pPr>
      <w:r w:rsidRPr="00E91FB3">
        <w:rPr>
          <w:rtl/>
        </w:rPr>
        <w:t>هُنَّ طَالِبَاتٌ</w:t>
      </w:r>
      <w:r w:rsidRPr="00E91FB3">
        <w:t xml:space="preserve"> (они студентки - ж.р. мн.ч.)</w:t>
      </w:r>
    </w:p>
    <w:p w14:paraId="3F9CB70B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❌</w:t>
      </w:r>
      <w:r w:rsidRPr="00E91FB3">
        <w:t xml:space="preserve"> </w:t>
      </w:r>
      <w:r w:rsidRPr="00E91FB3">
        <w:rPr>
          <w:b/>
          <w:bCs/>
        </w:rPr>
        <w:t>Неправильно:</w:t>
      </w:r>
    </w:p>
    <w:p w14:paraId="7A2703F9" w14:textId="77777777" w:rsidR="00E91FB3" w:rsidRPr="00E91FB3" w:rsidRDefault="00E91FB3" w:rsidP="00E91FB3">
      <w:pPr>
        <w:numPr>
          <w:ilvl w:val="0"/>
          <w:numId w:val="27"/>
        </w:numPr>
      </w:pPr>
      <w:del w:id="0" w:author="Unknown">
        <w:r w:rsidRPr="00E91FB3">
          <w:rPr>
            <w:rtl/>
          </w:rPr>
          <w:delText>نَحْنُ طَالِبَةٌ</w:delText>
        </w:r>
      </w:del>
      <w:r w:rsidRPr="00E91FB3">
        <w:rPr>
          <w:rtl/>
        </w:rPr>
        <w:t xml:space="preserve"> </w:t>
      </w:r>
      <w:r w:rsidRPr="00E91FB3">
        <w:t>(мы + ед.ч. ж.р. - несогласование!)</w:t>
      </w:r>
    </w:p>
    <w:p w14:paraId="45D065A3" w14:textId="77777777" w:rsidR="00E91FB3" w:rsidRPr="00E91FB3" w:rsidRDefault="00E91FB3" w:rsidP="00E91FB3">
      <w:pPr>
        <w:numPr>
          <w:ilvl w:val="0"/>
          <w:numId w:val="27"/>
        </w:numPr>
      </w:pPr>
      <w:del w:id="1" w:author="Unknown">
        <w:r w:rsidRPr="00E91FB3">
          <w:rPr>
            <w:rtl/>
          </w:rPr>
          <w:delText>هُنَّ طُلَّابٌ</w:delText>
        </w:r>
      </w:del>
      <w:r w:rsidRPr="00E91FB3">
        <w:rPr>
          <w:rtl/>
        </w:rPr>
        <w:t xml:space="preserve"> </w:t>
      </w:r>
      <w:r w:rsidRPr="00E91FB3">
        <w:t>(они ж.р. + м.р. - несогласование!)</w:t>
      </w:r>
    </w:p>
    <w:p w14:paraId="66D7F38E" w14:textId="77777777" w:rsidR="00E91FB3" w:rsidRPr="00E91FB3" w:rsidRDefault="00E91FB3" w:rsidP="00E91FB3">
      <w:r w:rsidRPr="00E91FB3">
        <w:pict w14:anchorId="1DFE4722">
          <v:rect id="_x0000_i1295" style="width:0;height:1.5pt" o:hralign="center" o:hrstd="t" o:hr="t" fillcolor="#a0a0a0" stroked="f"/>
        </w:pict>
      </w:r>
    </w:p>
    <w:p w14:paraId="05A78A85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2. Правило смешанной группы:</w:t>
      </w:r>
    </w:p>
    <w:p w14:paraId="0779D46E" w14:textId="77777777" w:rsidR="00E91FB3" w:rsidRPr="00E91FB3" w:rsidRDefault="00E91FB3" w:rsidP="00E91FB3">
      <w:r w:rsidRPr="00E91FB3">
        <w:rPr>
          <w:b/>
          <w:bCs/>
        </w:rPr>
        <w:t>При наличии хотя бы одного мужчины → используем мужской род!</w:t>
      </w:r>
    </w:p>
    <w:p w14:paraId="67D737B5" w14:textId="77777777" w:rsidR="00E91FB3" w:rsidRPr="00E91FB3" w:rsidRDefault="00E91FB3" w:rsidP="00E91FB3">
      <w:r w:rsidRPr="00E91FB3">
        <w:rPr>
          <w:b/>
          <w:bCs/>
        </w:rPr>
        <w:t>Примеры:</w:t>
      </w:r>
    </w:p>
    <w:p w14:paraId="4680F9FD" w14:textId="77777777" w:rsidR="00E91FB3" w:rsidRPr="00E91FB3" w:rsidRDefault="00E91FB3" w:rsidP="00E91FB3">
      <w:pPr>
        <w:numPr>
          <w:ilvl w:val="0"/>
          <w:numId w:val="28"/>
        </w:numPr>
      </w:pPr>
      <w:r w:rsidRPr="00E91FB3">
        <w:t xml:space="preserve">10 женщин + 1 мужчина = </w:t>
      </w:r>
      <w:r w:rsidRPr="00E91FB3">
        <w:rPr>
          <w:rtl/>
        </w:rPr>
        <w:t>أَنْتُمْ / هُمْ</w:t>
      </w:r>
    </w:p>
    <w:p w14:paraId="5D033394" w14:textId="77777777" w:rsidR="00E91FB3" w:rsidRPr="00E91FB3" w:rsidRDefault="00E91FB3" w:rsidP="00E91FB3">
      <w:pPr>
        <w:numPr>
          <w:ilvl w:val="0"/>
          <w:numId w:val="28"/>
        </w:numPr>
      </w:pPr>
      <w:r w:rsidRPr="00E91FB3">
        <w:t xml:space="preserve">100 женщин = </w:t>
      </w:r>
      <w:r w:rsidRPr="00E91FB3">
        <w:rPr>
          <w:rtl/>
        </w:rPr>
        <w:t>أَنْتُنَّ / هُنَّ</w:t>
      </w:r>
    </w:p>
    <w:p w14:paraId="5EDE9858" w14:textId="77777777" w:rsidR="00E91FB3" w:rsidRPr="00E91FB3" w:rsidRDefault="00E91FB3" w:rsidP="00E91FB3">
      <w:r w:rsidRPr="00E91FB3">
        <w:pict w14:anchorId="3EFBB4B9">
          <v:rect id="_x0000_i1296" style="width:0;height:1.5pt" o:hralign="center" o:hrstd="t" o:hr="t" fillcolor="#a0a0a0" stroked="f"/>
        </w:pict>
      </w:r>
    </w:p>
    <w:p w14:paraId="1C87512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3. Образование множественного числа прилагательных:</w:t>
      </w:r>
    </w:p>
    <w:p w14:paraId="0E41B95D" w14:textId="77777777" w:rsidR="00E91FB3" w:rsidRPr="00E91FB3" w:rsidRDefault="00E91FB3" w:rsidP="00E91FB3">
      <w:r w:rsidRPr="00E91FB3">
        <w:rPr>
          <w:b/>
          <w:bCs/>
        </w:rPr>
        <w:t>Правильное множественное число (мужской род):</w:t>
      </w:r>
    </w:p>
    <w:p w14:paraId="0A70D6FE" w14:textId="77777777" w:rsidR="00E91FB3" w:rsidRPr="00E91FB3" w:rsidRDefault="00E91FB3" w:rsidP="00E91FB3">
      <w:pPr>
        <w:numPr>
          <w:ilvl w:val="0"/>
          <w:numId w:val="29"/>
        </w:numPr>
      </w:pPr>
      <w:r w:rsidRPr="00E91FB3">
        <w:rPr>
          <w:rtl/>
        </w:rPr>
        <w:t>مِصْرِيٌّ → مِصْرِيُّونَ</w:t>
      </w:r>
    </w:p>
    <w:p w14:paraId="25F47636" w14:textId="77777777" w:rsidR="00E91FB3" w:rsidRPr="00E91FB3" w:rsidRDefault="00E91FB3" w:rsidP="00E91FB3">
      <w:pPr>
        <w:numPr>
          <w:ilvl w:val="0"/>
          <w:numId w:val="29"/>
        </w:numPr>
      </w:pPr>
      <w:r w:rsidRPr="00E91FB3">
        <w:rPr>
          <w:rtl/>
        </w:rPr>
        <w:t>سُعُودِيٌّ → سُعُودِيُّونَ</w:t>
      </w:r>
    </w:p>
    <w:p w14:paraId="2E67C857" w14:textId="77777777" w:rsidR="00E91FB3" w:rsidRPr="00E91FB3" w:rsidRDefault="00E91FB3" w:rsidP="00E91FB3">
      <w:r w:rsidRPr="00E91FB3">
        <w:rPr>
          <w:b/>
          <w:bCs/>
        </w:rPr>
        <w:t>Правильное множественное число (женский род):</w:t>
      </w:r>
    </w:p>
    <w:p w14:paraId="5E7D7976" w14:textId="77777777" w:rsidR="00E91FB3" w:rsidRPr="00E91FB3" w:rsidRDefault="00E91FB3" w:rsidP="00E91FB3">
      <w:pPr>
        <w:numPr>
          <w:ilvl w:val="0"/>
          <w:numId w:val="30"/>
        </w:numPr>
      </w:pPr>
      <w:r w:rsidRPr="00E91FB3">
        <w:rPr>
          <w:rtl/>
        </w:rPr>
        <w:t>مِصْرِيَّةٌ → مِصْرِيَّاتٌ</w:t>
      </w:r>
    </w:p>
    <w:p w14:paraId="0EA98521" w14:textId="77777777" w:rsidR="00E91FB3" w:rsidRPr="00E91FB3" w:rsidRDefault="00E91FB3" w:rsidP="00E91FB3">
      <w:pPr>
        <w:numPr>
          <w:ilvl w:val="0"/>
          <w:numId w:val="30"/>
        </w:numPr>
      </w:pPr>
      <w:r w:rsidRPr="00E91FB3">
        <w:rPr>
          <w:rtl/>
        </w:rPr>
        <w:t>سُعُودِيَّةٌ → سُعُودِيَّاتٌ</w:t>
      </w:r>
    </w:p>
    <w:p w14:paraId="1864EDA0" w14:textId="77777777" w:rsidR="00E91FB3" w:rsidRPr="00E91FB3" w:rsidRDefault="00E91FB3" w:rsidP="00E91FB3">
      <w:r w:rsidRPr="00E91FB3">
        <w:pict w14:anchorId="59510116">
          <v:rect id="_x0000_i1297" style="width:0;height:1.5pt" o:hralign="center" o:hrstd="t" o:hr="t" fillcolor="#a0a0a0" stroked="f"/>
        </w:pict>
      </w:r>
    </w:p>
    <w:p w14:paraId="72FCD429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4. Структура предложения с несколькими определениями:</w:t>
      </w:r>
    </w:p>
    <w:p w14:paraId="68641C35" w14:textId="77777777" w:rsidR="00E91FB3" w:rsidRPr="00E91FB3" w:rsidRDefault="00E91FB3" w:rsidP="00E91FB3">
      <w:r w:rsidRPr="00E91FB3">
        <w:rPr>
          <w:b/>
          <w:bCs/>
        </w:rPr>
        <w:t>Местоимение + Профессия + Национальность + Другие качества</w:t>
      </w:r>
    </w:p>
    <w:p w14:paraId="639B0C12" w14:textId="77777777" w:rsidR="00E91FB3" w:rsidRPr="00E91FB3" w:rsidRDefault="00E91FB3" w:rsidP="00E91FB3">
      <w:r w:rsidRPr="00E91FB3">
        <w:rPr>
          <w:b/>
          <w:bCs/>
        </w:rPr>
        <w:t>Пример:</w:t>
      </w:r>
      <w:r w:rsidRPr="00E91FB3">
        <w:t xml:space="preserve"> </w:t>
      </w:r>
      <w:r w:rsidRPr="00E91FB3">
        <w:rPr>
          <w:b/>
          <w:bCs/>
          <w:rtl/>
        </w:rPr>
        <w:t>نَحْنُ طُلَّابٌ مِصْرِيُّونَ مُسْلِمُونَ</w:t>
      </w:r>
      <w:r w:rsidRPr="00E91FB3">
        <w:br/>
        <w:t>(Мы студенты египтяне мусульмане)</w:t>
      </w:r>
    </w:p>
    <w:p w14:paraId="4E2B012E" w14:textId="77777777" w:rsidR="00E91FB3" w:rsidRPr="00E91FB3" w:rsidRDefault="00E91FB3" w:rsidP="00E91FB3">
      <w:r w:rsidRPr="00E91FB3">
        <w:t>Все определения согласуются по роду и числу!</w:t>
      </w:r>
    </w:p>
    <w:p w14:paraId="62D9181A" w14:textId="77777777" w:rsidR="00E91FB3" w:rsidRPr="00E91FB3" w:rsidRDefault="00E91FB3" w:rsidP="00E91FB3">
      <w:r w:rsidRPr="00E91FB3">
        <w:pict w14:anchorId="13A387B4">
          <v:rect id="_x0000_i1298" style="width:0;height:1.5pt" o:hralign="center" o:hrstd="t" o:hr="t" fillcolor="#a0a0a0" stroked="f"/>
        </w:pict>
      </w:r>
    </w:p>
    <w:p w14:paraId="3D7E87D8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lastRenderedPageBreak/>
        <w:t>📚</w:t>
      </w:r>
      <w:r w:rsidRPr="00E91FB3">
        <w:rPr>
          <w:b/>
          <w:bCs/>
        </w:rPr>
        <w:t xml:space="preserve"> ПОЛНЫЙ СЛОВАРЬ УРОКА 5</w:t>
      </w:r>
    </w:p>
    <w:p w14:paraId="3A2E409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Личные местоимения (множественное число):</w:t>
      </w:r>
    </w:p>
    <w:p w14:paraId="1B718408" w14:textId="77777777" w:rsidR="00E91FB3" w:rsidRPr="00E91FB3" w:rsidRDefault="00E91FB3" w:rsidP="00E91FB3">
      <w:pPr>
        <w:numPr>
          <w:ilvl w:val="0"/>
          <w:numId w:val="31"/>
        </w:numPr>
      </w:pPr>
      <w:r w:rsidRPr="00E91FB3">
        <w:rPr>
          <w:b/>
          <w:bCs/>
          <w:rtl/>
        </w:rPr>
        <w:t>نَحْنُ</w:t>
      </w:r>
      <w:r w:rsidRPr="00E91FB3">
        <w:rPr>
          <w:rtl/>
        </w:rPr>
        <w:t xml:space="preserve"> </w:t>
      </w:r>
      <w:r w:rsidRPr="00E91FB3">
        <w:t>(нахну) - мы</w:t>
      </w:r>
    </w:p>
    <w:p w14:paraId="6CE2D4D6" w14:textId="77777777" w:rsidR="00E91FB3" w:rsidRPr="00E91FB3" w:rsidRDefault="00E91FB3" w:rsidP="00E91FB3">
      <w:pPr>
        <w:numPr>
          <w:ilvl w:val="0"/>
          <w:numId w:val="31"/>
        </w:numPr>
      </w:pPr>
      <w:r w:rsidRPr="00E91FB3">
        <w:rPr>
          <w:b/>
          <w:bCs/>
          <w:rtl/>
        </w:rPr>
        <w:t>أَنْتُمْ</w:t>
      </w:r>
      <w:r w:rsidRPr="00E91FB3">
        <w:rPr>
          <w:rtl/>
        </w:rPr>
        <w:t xml:space="preserve"> </w:t>
      </w:r>
      <w:r w:rsidRPr="00E91FB3">
        <w:t>(антум) - вы (м.р./смешанная группа)</w:t>
      </w:r>
    </w:p>
    <w:p w14:paraId="550BFCD8" w14:textId="77777777" w:rsidR="00E91FB3" w:rsidRPr="00E91FB3" w:rsidRDefault="00E91FB3" w:rsidP="00E91FB3">
      <w:pPr>
        <w:numPr>
          <w:ilvl w:val="0"/>
          <w:numId w:val="31"/>
        </w:numPr>
      </w:pPr>
      <w:r w:rsidRPr="00E91FB3">
        <w:rPr>
          <w:b/>
          <w:bCs/>
          <w:rtl/>
        </w:rPr>
        <w:t>أَنْتُنَّ</w:t>
      </w:r>
      <w:r w:rsidRPr="00E91FB3">
        <w:rPr>
          <w:rtl/>
        </w:rPr>
        <w:t xml:space="preserve"> </w:t>
      </w:r>
      <w:r w:rsidRPr="00E91FB3">
        <w:t>(антунна) - вы (только ж.р.)</w:t>
      </w:r>
    </w:p>
    <w:p w14:paraId="47EFC1E9" w14:textId="77777777" w:rsidR="00E91FB3" w:rsidRPr="00E91FB3" w:rsidRDefault="00E91FB3" w:rsidP="00E91FB3">
      <w:pPr>
        <w:numPr>
          <w:ilvl w:val="0"/>
          <w:numId w:val="31"/>
        </w:numPr>
      </w:pPr>
      <w:r w:rsidRPr="00E91FB3">
        <w:rPr>
          <w:b/>
          <w:bCs/>
          <w:rtl/>
        </w:rPr>
        <w:t>هُمْ</w:t>
      </w:r>
      <w:r w:rsidRPr="00E91FB3">
        <w:rPr>
          <w:rtl/>
        </w:rPr>
        <w:t xml:space="preserve"> </w:t>
      </w:r>
      <w:r w:rsidRPr="00E91FB3">
        <w:t>(хум) - они (м.р./смешанная группа)</w:t>
      </w:r>
    </w:p>
    <w:p w14:paraId="53EEE082" w14:textId="77777777" w:rsidR="00E91FB3" w:rsidRPr="00E91FB3" w:rsidRDefault="00E91FB3" w:rsidP="00E91FB3">
      <w:pPr>
        <w:numPr>
          <w:ilvl w:val="0"/>
          <w:numId w:val="31"/>
        </w:numPr>
      </w:pPr>
      <w:r w:rsidRPr="00E91FB3">
        <w:rPr>
          <w:b/>
          <w:bCs/>
          <w:rtl/>
        </w:rPr>
        <w:t>هُنَّ</w:t>
      </w:r>
      <w:r w:rsidRPr="00E91FB3">
        <w:rPr>
          <w:rtl/>
        </w:rPr>
        <w:t xml:space="preserve"> </w:t>
      </w:r>
      <w:r w:rsidRPr="00E91FB3">
        <w:t>(хунна) - они (только ж.р.)</w:t>
      </w:r>
    </w:p>
    <w:p w14:paraId="0E27C567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Множественное число профессий:</w:t>
      </w:r>
    </w:p>
    <w:p w14:paraId="26CCC2A8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طُلَّابٌ</w:t>
      </w:r>
      <w:r w:rsidRPr="00E91FB3">
        <w:rPr>
          <w:rtl/>
        </w:rPr>
        <w:t xml:space="preserve"> </w:t>
      </w:r>
      <w:r w:rsidRPr="00E91FB3">
        <w:t>(туллябун) - студенты</w:t>
      </w:r>
    </w:p>
    <w:p w14:paraId="18547064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طَالِبَاتٌ</w:t>
      </w:r>
      <w:r w:rsidRPr="00E91FB3">
        <w:rPr>
          <w:rtl/>
        </w:rPr>
        <w:t xml:space="preserve"> </w:t>
      </w:r>
      <w:r w:rsidRPr="00E91FB3">
        <w:t>(т̣а̄либа̄тун) - студентки</w:t>
      </w:r>
    </w:p>
    <w:p w14:paraId="7A685922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مُدَرِّسُونَ</w:t>
      </w:r>
      <w:r w:rsidRPr="00E91FB3">
        <w:rPr>
          <w:rtl/>
        </w:rPr>
        <w:t xml:space="preserve"> </w:t>
      </w:r>
      <w:r w:rsidRPr="00E91FB3">
        <w:t>(мударрисӯна) - учителя</w:t>
      </w:r>
    </w:p>
    <w:p w14:paraId="10305F05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مُدَرِّسَاتٌ</w:t>
      </w:r>
      <w:r w:rsidRPr="00E91FB3">
        <w:rPr>
          <w:rtl/>
        </w:rPr>
        <w:t xml:space="preserve"> </w:t>
      </w:r>
      <w:r w:rsidRPr="00E91FB3">
        <w:t>(мударриса̄тун) - учительницы</w:t>
      </w:r>
    </w:p>
    <w:p w14:paraId="2ABA0B6C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أَطِبَّاءُ</w:t>
      </w:r>
      <w:r w:rsidRPr="00E91FB3">
        <w:rPr>
          <w:rtl/>
        </w:rPr>
        <w:t xml:space="preserve"> </w:t>
      </w:r>
      <w:r w:rsidRPr="00E91FB3">
        <w:t>(ат̣ибба̄'у) - врачи</w:t>
      </w:r>
    </w:p>
    <w:p w14:paraId="3E550873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طَبِيبَاتٌ</w:t>
      </w:r>
      <w:r w:rsidRPr="00E91FB3">
        <w:rPr>
          <w:rtl/>
        </w:rPr>
        <w:t xml:space="preserve"> </w:t>
      </w:r>
      <w:r w:rsidRPr="00E91FB3">
        <w:t>(т̣абӣба̄тун) - врачи (ж.р.)</w:t>
      </w:r>
    </w:p>
    <w:p w14:paraId="5F31F1ED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مُهَنْدِسُونَ</w:t>
      </w:r>
      <w:r w:rsidRPr="00E91FB3">
        <w:rPr>
          <w:rtl/>
        </w:rPr>
        <w:t xml:space="preserve"> </w:t>
      </w:r>
      <w:r w:rsidRPr="00E91FB3">
        <w:t>(мухандисӯна) - инженеры</w:t>
      </w:r>
    </w:p>
    <w:p w14:paraId="1A1AFC3F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مُهَنْدِسَاتٌ</w:t>
      </w:r>
      <w:r w:rsidRPr="00E91FB3">
        <w:rPr>
          <w:rtl/>
        </w:rPr>
        <w:t xml:space="preserve"> </w:t>
      </w:r>
      <w:r w:rsidRPr="00E91FB3">
        <w:t>(мухандиса̄тун) - инженеры (ж.р.)</w:t>
      </w:r>
    </w:p>
    <w:p w14:paraId="184BCCFD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تُجَّارٌ</w:t>
      </w:r>
      <w:r w:rsidRPr="00E91FB3">
        <w:rPr>
          <w:rtl/>
        </w:rPr>
        <w:t xml:space="preserve"> </w:t>
      </w:r>
      <w:r w:rsidRPr="00E91FB3">
        <w:t>(туджджа̄рун) - торговцы</w:t>
      </w:r>
    </w:p>
    <w:p w14:paraId="2F03C00E" w14:textId="77777777" w:rsidR="00E91FB3" w:rsidRPr="00E91FB3" w:rsidRDefault="00E91FB3" w:rsidP="00E91FB3">
      <w:pPr>
        <w:numPr>
          <w:ilvl w:val="0"/>
          <w:numId w:val="32"/>
        </w:numPr>
      </w:pPr>
      <w:r w:rsidRPr="00E91FB3">
        <w:rPr>
          <w:b/>
          <w:bCs/>
          <w:rtl/>
        </w:rPr>
        <w:t>كُتَّابٌ</w:t>
      </w:r>
      <w:r w:rsidRPr="00E91FB3">
        <w:rPr>
          <w:rtl/>
        </w:rPr>
        <w:t xml:space="preserve"> </w:t>
      </w:r>
      <w:r w:rsidRPr="00E91FB3">
        <w:t>(кутта̄бун) - писатели</w:t>
      </w:r>
    </w:p>
    <w:p w14:paraId="3DEBB121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Множественное число национальностей:</w:t>
      </w:r>
    </w:p>
    <w:p w14:paraId="15F702E0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مِصْرِيُّونَ</w:t>
      </w:r>
      <w:r w:rsidRPr="00E91FB3">
        <w:rPr>
          <w:rtl/>
        </w:rPr>
        <w:t xml:space="preserve"> </w:t>
      </w:r>
      <w:r w:rsidRPr="00E91FB3">
        <w:t>(мис̣риййӯна) - египтяне</w:t>
      </w:r>
    </w:p>
    <w:p w14:paraId="40361495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مِصْرِيَّاتٌ</w:t>
      </w:r>
      <w:r w:rsidRPr="00E91FB3">
        <w:rPr>
          <w:rtl/>
        </w:rPr>
        <w:t xml:space="preserve"> </w:t>
      </w:r>
      <w:r w:rsidRPr="00E91FB3">
        <w:t>(мис̣риййа̄тун) - египтянки</w:t>
      </w:r>
    </w:p>
    <w:p w14:paraId="75C05D5C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سُعُودِيُّونَ</w:t>
      </w:r>
      <w:r w:rsidRPr="00E91FB3">
        <w:rPr>
          <w:rtl/>
        </w:rPr>
        <w:t xml:space="preserve"> </w:t>
      </w:r>
      <w:r w:rsidRPr="00E91FB3">
        <w:t>(су'ӯдиййӯна) - саудовцы</w:t>
      </w:r>
    </w:p>
    <w:p w14:paraId="6FCA8C54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سُعُودِيَّاتٌ</w:t>
      </w:r>
      <w:r w:rsidRPr="00E91FB3">
        <w:rPr>
          <w:rtl/>
        </w:rPr>
        <w:t xml:space="preserve"> </w:t>
      </w:r>
      <w:r w:rsidRPr="00E91FB3">
        <w:t>(су'ӯдиййа̄тун) - саудовки</w:t>
      </w:r>
    </w:p>
    <w:p w14:paraId="487660BC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أَمْرِيكِيُّونَ</w:t>
      </w:r>
      <w:r w:rsidRPr="00E91FB3">
        <w:rPr>
          <w:rtl/>
        </w:rPr>
        <w:t xml:space="preserve"> </w:t>
      </w:r>
      <w:r w:rsidRPr="00E91FB3">
        <w:t>(амрӣкиййӯна) - американцы</w:t>
      </w:r>
    </w:p>
    <w:p w14:paraId="0069EDA2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رُوسِيُّونَ</w:t>
      </w:r>
      <w:r w:rsidRPr="00E91FB3">
        <w:rPr>
          <w:rtl/>
        </w:rPr>
        <w:t xml:space="preserve"> </w:t>
      </w:r>
      <w:r w:rsidRPr="00E91FB3">
        <w:t>(рӯсиййӯна) - русские (м.р.)</w:t>
      </w:r>
    </w:p>
    <w:p w14:paraId="7ACE1173" w14:textId="77777777" w:rsidR="00E91FB3" w:rsidRPr="00E91FB3" w:rsidRDefault="00E91FB3" w:rsidP="00E91FB3">
      <w:pPr>
        <w:numPr>
          <w:ilvl w:val="0"/>
          <w:numId w:val="33"/>
        </w:numPr>
      </w:pPr>
      <w:r w:rsidRPr="00E91FB3">
        <w:rPr>
          <w:b/>
          <w:bCs/>
          <w:rtl/>
        </w:rPr>
        <w:t>رُوسِيَّاتٌ</w:t>
      </w:r>
      <w:r w:rsidRPr="00E91FB3">
        <w:rPr>
          <w:rtl/>
        </w:rPr>
        <w:t xml:space="preserve"> </w:t>
      </w:r>
      <w:r w:rsidRPr="00E91FB3">
        <w:t>(рӯсиййа̄тун) - русские (ж.р.)</w:t>
      </w:r>
    </w:p>
    <w:p w14:paraId="4E80726C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lastRenderedPageBreak/>
        <w:t>Другие полезные слова:</w:t>
      </w:r>
    </w:p>
    <w:p w14:paraId="30B27506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كُلُّ</w:t>
      </w:r>
      <w:r w:rsidRPr="00E91FB3">
        <w:rPr>
          <w:rtl/>
        </w:rPr>
        <w:t xml:space="preserve"> </w:t>
      </w:r>
      <w:r w:rsidRPr="00E91FB3">
        <w:t>(куллу) - весь, все</w:t>
      </w:r>
    </w:p>
    <w:p w14:paraId="49402E36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كُلُّنَا</w:t>
      </w:r>
      <w:r w:rsidRPr="00E91FB3">
        <w:rPr>
          <w:rtl/>
        </w:rPr>
        <w:t xml:space="preserve"> </w:t>
      </w:r>
      <w:r w:rsidRPr="00E91FB3">
        <w:t>(куллуна̄) - все мы</w:t>
      </w:r>
    </w:p>
    <w:p w14:paraId="3E39AEF3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كُلُّكُمْ</w:t>
      </w:r>
      <w:r w:rsidRPr="00E91FB3">
        <w:rPr>
          <w:rtl/>
        </w:rPr>
        <w:t xml:space="preserve"> </w:t>
      </w:r>
      <w:r w:rsidRPr="00E91FB3">
        <w:t>(куллукум) - все вы</w:t>
      </w:r>
    </w:p>
    <w:p w14:paraId="45F9783E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كُلُّهُمْ</w:t>
      </w:r>
      <w:r w:rsidRPr="00E91FB3">
        <w:rPr>
          <w:rtl/>
        </w:rPr>
        <w:t xml:space="preserve"> </w:t>
      </w:r>
      <w:r w:rsidRPr="00E91FB3">
        <w:t>(куллухум) - все они</w:t>
      </w:r>
    </w:p>
    <w:p w14:paraId="0E86C5CF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أَيْضًا</w:t>
      </w:r>
      <w:r w:rsidRPr="00E91FB3">
        <w:rPr>
          <w:rtl/>
        </w:rPr>
        <w:t xml:space="preserve"> </w:t>
      </w:r>
      <w:r w:rsidRPr="00E91FB3">
        <w:t>(айд̣ан) - также, тоже</w:t>
      </w:r>
    </w:p>
    <w:p w14:paraId="635F3D29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لَا</w:t>
      </w:r>
      <w:r w:rsidRPr="00E91FB3">
        <w:rPr>
          <w:rtl/>
        </w:rPr>
        <w:t xml:space="preserve"> </w:t>
      </w:r>
      <w:r w:rsidRPr="00E91FB3">
        <w:t>(ля̄) - нет</w:t>
      </w:r>
    </w:p>
    <w:p w14:paraId="57BA391E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مُسْلِمُونَ</w:t>
      </w:r>
      <w:r w:rsidRPr="00E91FB3">
        <w:rPr>
          <w:rtl/>
        </w:rPr>
        <w:t xml:space="preserve"> </w:t>
      </w:r>
      <w:r w:rsidRPr="00E91FB3">
        <w:t>(муслимӯна) - мусульмане</w:t>
      </w:r>
    </w:p>
    <w:p w14:paraId="1E2E0AF8" w14:textId="77777777" w:rsidR="00E91FB3" w:rsidRPr="00E91FB3" w:rsidRDefault="00E91FB3" w:rsidP="00E91FB3">
      <w:pPr>
        <w:numPr>
          <w:ilvl w:val="0"/>
          <w:numId w:val="34"/>
        </w:numPr>
      </w:pPr>
      <w:r w:rsidRPr="00E91FB3">
        <w:rPr>
          <w:b/>
          <w:bCs/>
          <w:rtl/>
        </w:rPr>
        <w:t>مُسْلِمَاتٌ</w:t>
      </w:r>
      <w:r w:rsidRPr="00E91FB3">
        <w:rPr>
          <w:rtl/>
        </w:rPr>
        <w:t xml:space="preserve"> </w:t>
      </w:r>
      <w:r w:rsidRPr="00E91FB3">
        <w:t>(муслима̄тун) - мусульманки</w:t>
      </w:r>
    </w:p>
    <w:p w14:paraId="6767821D" w14:textId="77777777" w:rsidR="00E91FB3" w:rsidRPr="00E91FB3" w:rsidRDefault="00E91FB3" w:rsidP="00E91FB3">
      <w:r w:rsidRPr="00E91FB3">
        <w:pict w14:anchorId="0399CEA6">
          <v:rect id="_x0000_i1299" style="width:0;height:1.5pt" o:hralign="center" o:hrstd="t" o:hr="t" fillcolor="#a0a0a0" stroked="f"/>
        </w:pict>
      </w:r>
    </w:p>
    <w:p w14:paraId="08F79151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💡</w:t>
      </w:r>
      <w:r w:rsidRPr="00E91FB3">
        <w:rPr>
          <w:b/>
          <w:bCs/>
        </w:rPr>
        <w:t xml:space="preserve"> СОВЕТЫ ПО ИЗУЧЕНИЮ</w:t>
      </w:r>
    </w:p>
    <w:p w14:paraId="1C8E90CB" w14:textId="77777777" w:rsidR="00E91FB3" w:rsidRPr="00E91FB3" w:rsidRDefault="00E91FB3" w:rsidP="00E91FB3">
      <w:pPr>
        <w:numPr>
          <w:ilvl w:val="0"/>
          <w:numId w:val="35"/>
        </w:numPr>
      </w:pPr>
      <w:r w:rsidRPr="00E91FB3">
        <w:rPr>
          <w:b/>
          <w:bCs/>
        </w:rPr>
        <w:t>Практикуйте различение</w:t>
      </w:r>
      <w:r w:rsidRPr="00E91FB3">
        <w:t xml:space="preserve"> </w:t>
      </w:r>
      <w:r w:rsidRPr="00E91FB3">
        <w:rPr>
          <w:rtl/>
        </w:rPr>
        <w:t>أَنْتُمْ</w:t>
      </w:r>
      <w:r w:rsidRPr="00E91FB3">
        <w:t xml:space="preserve"> и </w:t>
      </w:r>
      <w:r w:rsidRPr="00E91FB3">
        <w:rPr>
          <w:rtl/>
        </w:rPr>
        <w:t>أَنْتُنَّ, هُمْ</w:t>
      </w:r>
      <w:r w:rsidRPr="00E91FB3">
        <w:t xml:space="preserve"> и </w:t>
      </w:r>
      <w:r w:rsidRPr="00E91FB3">
        <w:rPr>
          <w:rtl/>
        </w:rPr>
        <w:t>هُنَّ</w:t>
      </w:r>
    </w:p>
    <w:p w14:paraId="24557059" w14:textId="77777777" w:rsidR="00E91FB3" w:rsidRPr="00E91FB3" w:rsidRDefault="00E91FB3" w:rsidP="00E91FB3">
      <w:pPr>
        <w:numPr>
          <w:ilvl w:val="0"/>
          <w:numId w:val="35"/>
        </w:numPr>
      </w:pPr>
      <w:r w:rsidRPr="00E91FB3">
        <w:rPr>
          <w:b/>
          <w:bCs/>
        </w:rPr>
        <w:t>Запоминайте правило смешанной группы</w:t>
      </w:r>
      <w:r w:rsidRPr="00E91FB3">
        <w:t xml:space="preserve"> - это очень важно!</w:t>
      </w:r>
    </w:p>
    <w:p w14:paraId="7CC3CD70" w14:textId="77777777" w:rsidR="00E91FB3" w:rsidRPr="00E91FB3" w:rsidRDefault="00E91FB3" w:rsidP="00E91FB3">
      <w:pPr>
        <w:numPr>
          <w:ilvl w:val="0"/>
          <w:numId w:val="35"/>
        </w:numPr>
      </w:pPr>
      <w:r w:rsidRPr="00E91FB3">
        <w:rPr>
          <w:b/>
          <w:bCs/>
        </w:rPr>
        <w:t>Согласуйте все слова</w:t>
      </w:r>
      <w:r w:rsidRPr="00E91FB3">
        <w:t xml:space="preserve"> по роду и числу в предложении</w:t>
      </w:r>
    </w:p>
    <w:p w14:paraId="7EAD29FC" w14:textId="77777777" w:rsidR="00E91FB3" w:rsidRPr="00E91FB3" w:rsidRDefault="00E91FB3" w:rsidP="00E91FB3">
      <w:pPr>
        <w:numPr>
          <w:ilvl w:val="0"/>
          <w:numId w:val="35"/>
        </w:numPr>
      </w:pPr>
      <w:r w:rsidRPr="00E91FB3">
        <w:rPr>
          <w:b/>
          <w:bCs/>
        </w:rPr>
        <w:t>Практикуйте с реальными группами</w:t>
      </w:r>
      <w:r w:rsidRPr="00E91FB3">
        <w:t xml:space="preserve"> - опишите свой класс, семью, друзей</w:t>
      </w:r>
    </w:p>
    <w:p w14:paraId="5430A2C1" w14:textId="77777777" w:rsidR="00E91FB3" w:rsidRPr="00E91FB3" w:rsidRDefault="00E91FB3" w:rsidP="00E91FB3">
      <w:pPr>
        <w:numPr>
          <w:ilvl w:val="0"/>
          <w:numId w:val="35"/>
        </w:numPr>
      </w:pPr>
      <w:r w:rsidRPr="00E91FB3">
        <w:rPr>
          <w:b/>
          <w:bCs/>
        </w:rPr>
        <w:t>Повторяйте вслух</w:t>
      </w:r>
      <w:r w:rsidRPr="00E91FB3">
        <w:t xml:space="preserve"> - это помогает запомнить окончания</w:t>
      </w:r>
    </w:p>
    <w:p w14:paraId="68E0A9D7" w14:textId="77777777" w:rsidR="00E91FB3" w:rsidRPr="00E91FB3" w:rsidRDefault="00E91FB3" w:rsidP="00E91FB3">
      <w:r w:rsidRPr="00E91FB3">
        <w:pict w14:anchorId="3E996A01">
          <v:rect id="_x0000_i1300" style="width:0;height:1.5pt" o:hralign="center" o:hrstd="t" o:hr="t" fillcolor="#a0a0a0" stroked="f"/>
        </w:pict>
      </w:r>
    </w:p>
    <w:p w14:paraId="0DE0943F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🏠</w:t>
      </w:r>
      <w:r w:rsidRPr="00E91FB3">
        <w:rPr>
          <w:b/>
          <w:bCs/>
        </w:rPr>
        <w:t xml:space="preserve"> ДОМАШНЕЕ ЗАДАНИЕ</w:t>
      </w:r>
    </w:p>
    <w:p w14:paraId="7BA3E104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t>Обязательно:</w:t>
      </w:r>
    </w:p>
    <w:p w14:paraId="58FC5621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Выучить все 5 местоимений множественного числа</w:t>
      </w:r>
    </w:p>
    <w:p w14:paraId="63811D9B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Понять правило смешанной группы</w:t>
      </w:r>
    </w:p>
    <w:p w14:paraId="6B59B98B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Знать множественное число минимум 5 профессий</w:t>
      </w:r>
    </w:p>
    <w:p w14:paraId="6C2FFB76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Уметь описать группу людей по-арабски</w:t>
      </w:r>
    </w:p>
    <w:p w14:paraId="07CEC25A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Сделать все упражнения письменно</w:t>
      </w:r>
    </w:p>
    <w:p w14:paraId="22029A23" w14:textId="77777777" w:rsidR="00E91FB3" w:rsidRPr="00E91FB3" w:rsidRDefault="00E91FB3" w:rsidP="00E91FB3">
      <w:pPr>
        <w:numPr>
          <w:ilvl w:val="0"/>
          <w:numId w:val="36"/>
        </w:numPr>
      </w:pPr>
      <w:r w:rsidRPr="00E91FB3">
        <w:rPr>
          <w:rFonts w:ascii="Segoe UI Emoji" w:hAnsi="Segoe UI Emoji" w:cs="Segoe UI Emoji"/>
        </w:rPr>
        <w:t>✅</w:t>
      </w:r>
      <w:r w:rsidRPr="00E91FB3">
        <w:t xml:space="preserve"> Практиковать диалоги вслух (минимум 3 раза каждый)</w:t>
      </w:r>
    </w:p>
    <w:p w14:paraId="58E00755" w14:textId="77777777" w:rsidR="00E91FB3" w:rsidRPr="00E91FB3" w:rsidRDefault="00E91FB3" w:rsidP="00E91FB3">
      <w:pPr>
        <w:rPr>
          <w:b/>
          <w:bCs/>
        </w:rPr>
      </w:pPr>
      <w:r w:rsidRPr="00E91FB3">
        <w:rPr>
          <w:b/>
          <w:bCs/>
        </w:rPr>
        <w:lastRenderedPageBreak/>
        <w:t>Дополнительно:</w:t>
      </w:r>
    </w:p>
    <w:p w14:paraId="258620D2" w14:textId="77777777" w:rsidR="00E91FB3" w:rsidRPr="00E91FB3" w:rsidRDefault="00E91FB3" w:rsidP="00E91FB3">
      <w:pPr>
        <w:numPr>
          <w:ilvl w:val="0"/>
          <w:numId w:val="37"/>
        </w:numPr>
      </w:pPr>
      <w:r w:rsidRPr="00E91FB3">
        <w:t>Опишите свою семью или группу друзей (5-7 предложений)</w:t>
      </w:r>
    </w:p>
    <w:p w14:paraId="25A5E312" w14:textId="77777777" w:rsidR="00E91FB3" w:rsidRPr="00E91FB3" w:rsidRDefault="00E91FB3" w:rsidP="00E91FB3">
      <w:pPr>
        <w:numPr>
          <w:ilvl w:val="0"/>
          <w:numId w:val="37"/>
        </w:numPr>
      </w:pPr>
      <w:r w:rsidRPr="00E91FB3">
        <w:t>Составьте диалог-знакомство с группой (8-10 реплик)</w:t>
      </w:r>
    </w:p>
    <w:p w14:paraId="6804E7A7" w14:textId="77777777" w:rsidR="00E91FB3" w:rsidRPr="00E91FB3" w:rsidRDefault="00E91FB3" w:rsidP="00E91FB3">
      <w:pPr>
        <w:numPr>
          <w:ilvl w:val="0"/>
          <w:numId w:val="37"/>
        </w:numPr>
      </w:pPr>
      <w:r w:rsidRPr="00E91FB3">
        <w:t>Напишите о классе студентов (используя разные местоимения)</w:t>
      </w:r>
    </w:p>
    <w:p w14:paraId="1F37E1C3" w14:textId="77777777" w:rsidR="00E91FB3" w:rsidRPr="00E91FB3" w:rsidRDefault="00E91FB3" w:rsidP="00E91FB3">
      <w:r w:rsidRPr="00E91FB3">
        <w:pict w14:anchorId="1E848EF1">
          <v:rect id="_x0000_i1301" style="width:0;height:1.5pt" o:hralign="center" o:hrstd="t" o:hr="t" fillcolor="#a0a0a0" stroked="f"/>
        </w:pict>
      </w:r>
    </w:p>
    <w:p w14:paraId="3DDCC57D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✅</w:t>
      </w:r>
      <w:r w:rsidRPr="00E91FB3">
        <w:rPr>
          <w:b/>
          <w:bCs/>
        </w:rPr>
        <w:t xml:space="preserve"> Проверьте себя перед переходом к Уроку 6:</w:t>
      </w:r>
    </w:p>
    <w:p w14:paraId="59912978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>Я знаю ВСЕ личные местоимения (ед.ч. и мн.ч.)</w:t>
      </w:r>
    </w:p>
    <w:p w14:paraId="30F0D15D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 xml:space="preserve">Я понимаю разницу между </w:t>
      </w:r>
      <w:r w:rsidRPr="00E91FB3">
        <w:rPr>
          <w:rtl/>
        </w:rPr>
        <w:t>أَنْتُمْ</w:t>
      </w:r>
      <w:r w:rsidRPr="00E91FB3">
        <w:t xml:space="preserve"> и </w:t>
      </w:r>
      <w:r w:rsidRPr="00E91FB3">
        <w:rPr>
          <w:rtl/>
        </w:rPr>
        <w:t>أَنْتُنَّ</w:t>
      </w:r>
    </w:p>
    <w:p w14:paraId="219C9E6D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 xml:space="preserve">Я понимаю разницу между </w:t>
      </w:r>
      <w:r w:rsidRPr="00E91FB3">
        <w:rPr>
          <w:rtl/>
        </w:rPr>
        <w:t>هُمْ</w:t>
      </w:r>
      <w:r w:rsidRPr="00E91FB3">
        <w:t xml:space="preserve"> и </w:t>
      </w:r>
      <w:r w:rsidRPr="00E91FB3">
        <w:rPr>
          <w:rtl/>
        </w:rPr>
        <w:t>هُنَّ</w:t>
      </w:r>
    </w:p>
    <w:p w14:paraId="10767393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>Я знаю правило смешанной группы</w:t>
      </w:r>
    </w:p>
    <w:p w14:paraId="2B3C75D1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>Я могу согласовать местоимение с существительным</w:t>
      </w:r>
    </w:p>
    <w:p w14:paraId="49809B3B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>Я знаю множественное число минимум 5 профессий</w:t>
      </w:r>
    </w:p>
    <w:p w14:paraId="65D00B23" w14:textId="77777777" w:rsidR="00E91FB3" w:rsidRPr="00E91FB3" w:rsidRDefault="00E91FB3" w:rsidP="00E91FB3">
      <w:pPr>
        <w:numPr>
          <w:ilvl w:val="0"/>
          <w:numId w:val="38"/>
        </w:numPr>
      </w:pPr>
      <w:r w:rsidRPr="00E91FB3">
        <w:t>Я могу составить диалог о группе людей</w:t>
      </w:r>
    </w:p>
    <w:p w14:paraId="79481C59" w14:textId="77777777" w:rsidR="00E91FB3" w:rsidRPr="00E91FB3" w:rsidRDefault="00E91FB3" w:rsidP="00E91FB3">
      <w:r w:rsidRPr="00E91FB3">
        <w:pict w14:anchorId="5E6C8093">
          <v:rect id="_x0000_i1302" style="width:0;height:1.5pt" o:hralign="center" o:hrstd="t" o:hr="t" fillcolor="#a0a0a0" stroked="f"/>
        </w:pict>
      </w:r>
    </w:p>
    <w:p w14:paraId="5E746BFB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🎯</w:t>
      </w:r>
      <w:r w:rsidRPr="00E91FB3">
        <w:rPr>
          <w:b/>
          <w:bCs/>
        </w:rPr>
        <w:t xml:space="preserve"> Что мы уже знаем после пяти уроков:</w:t>
      </w:r>
    </w:p>
    <w:p w14:paraId="335F5A85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Полная система личных местоимений:</w:t>
      </w:r>
    </w:p>
    <w:p w14:paraId="6C206E17" w14:textId="77777777" w:rsidR="00E91FB3" w:rsidRPr="00E91FB3" w:rsidRDefault="00E91FB3" w:rsidP="00E91FB3">
      <w:pPr>
        <w:numPr>
          <w:ilvl w:val="0"/>
          <w:numId w:val="39"/>
        </w:numPr>
      </w:pPr>
      <w:r w:rsidRPr="00E91FB3">
        <w:rPr>
          <w:rtl/>
        </w:rPr>
        <w:t>أَنَا، نَحْنُ</w:t>
      </w:r>
      <w:r w:rsidRPr="00E91FB3">
        <w:t xml:space="preserve"> (1-е лицо)</w:t>
      </w:r>
    </w:p>
    <w:p w14:paraId="332C5707" w14:textId="77777777" w:rsidR="00E91FB3" w:rsidRPr="00E91FB3" w:rsidRDefault="00E91FB3" w:rsidP="00E91FB3">
      <w:pPr>
        <w:numPr>
          <w:ilvl w:val="0"/>
          <w:numId w:val="39"/>
        </w:numPr>
      </w:pPr>
      <w:r w:rsidRPr="00E91FB3">
        <w:rPr>
          <w:rtl/>
        </w:rPr>
        <w:t>أَنْتَ، أَنْتِ، أَنْتُمْ، أَنْتُنَّ</w:t>
      </w:r>
      <w:r w:rsidRPr="00E91FB3">
        <w:t xml:space="preserve"> (2-е лицо)</w:t>
      </w:r>
    </w:p>
    <w:p w14:paraId="471365F5" w14:textId="77777777" w:rsidR="00E91FB3" w:rsidRPr="00E91FB3" w:rsidRDefault="00E91FB3" w:rsidP="00E91FB3">
      <w:pPr>
        <w:numPr>
          <w:ilvl w:val="0"/>
          <w:numId w:val="39"/>
        </w:numPr>
      </w:pPr>
      <w:r w:rsidRPr="00E91FB3">
        <w:rPr>
          <w:rtl/>
        </w:rPr>
        <w:t>هُوَ، هِيَ، هُمْ، هُنَّ</w:t>
      </w:r>
      <w:r w:rsidRPr="00E91FB3">
        <w:t xml:space="preserve"> (3-е лицо)</w:t>
      </w:r>
    </w:p>
    <w:p w14:paraId="4E3B4D9B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Указательные местоимения:</w:t>
      </w:r>
    </w:p>
    <w:p w14:paraId="541D18D6" w14:textId="77777777" w:rsidR="00E91FB3" w:rsidRPr="00E91FB3" w:rsidRDefault="00E91FB3" w:rsidP="00E91FB3">
      <w:pPr>
        <w:numPr>
          <w:ilvl w:val="0"/>
          <w:numId w:val="40"/>
        </w:numPr>
      </w:pPr>
      <w:r w:rsidRPr="00E91FB3">
        <w:rPr>
          <w:rtl/>
        </w:rPr>
        <w:t>هَذَا، هَذِهِ، ذَلِكَ، تِلْكَ، هَؤُلَاءِ، أُولَئِكَ</w:t>
      </w:r>
    </w:p>
    <w:p w14:paraId="7B4EA84C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Вопросительные слова:</w:t>
      </w:r>
    </w:p>
    <w:p w14:paraId="139B74A8" w14:textId="77777777" w:rsidR="00E91FB3" w:rsidRPr="00E91FB3" w:rsidRDefault="00E91FB3" w:rsidP="00E91FB3">
      <w:pPr>
        <w:numPr>
          <w:ilvl w:val="0"/>
          <w:numId w:val="41"/>
        </w:numPr>
      </w:pPr>
      <w:r w:rsidRPr="00E91FB3">
        <w:rPr>
          <w:rtl/>
        </w:rPr>
        <w:t>مَا</w:t>
      </w:r>
      <w:r w:rsidRPr="00E91FB3">
        <w:t xml:space="preserve"> (что?), </w:t>
      </w:r>
      <w:r w:rsidRPr="00E91FB3">
        <w:rPr>
          <w:rtl/>
        </w:rPr>
        <w:t>مَنْ</w:t>
      </w:r>
      <w:r w:rsidRPr="00E91FB3">
        <w:t xml:space="preserve"> (кто?)</w:t>
      </w:r>
    </w:p>
    <w:p w14:paraId="4DD70D0C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Грамматика:</w:t>
      </w:r>
    </w:p>
    <w:p w14:paraId="4E1C7228" w14:textId="77777777" w:rsidR="00E91FB3" w:rsidRPr="00E91FB3" w:rsidRDefault="00E91FB3" w:rsidP="00E91FB3">
      <w:pPr>
        <w:numPr>
          <w:ilvl w:val="0"/>
          <w:numId w:val="42"/>
        </w:numPr>
      </w:pPr>
      <w:r w:rsidRPr="00E91FB3">
        <w:t>Мужской и женский род</w:t>
      </w:r>
    </w:p>
    <w:p w14:paraId="3454387B" w14:textId="77777777" w:rsidR="00E91FB3" w:rsidRPr="00E91FB3" w:rsidRDefault="00E91FB3" w:rsidP="00E91FB3">
      <w:pPr>
        <w:numPr>
          <w:ilvl w:val="0"/>
          <w:numId w:val="42"/>
        </w:numPr>
      </w:pPr>
      <w:r w:rsidRPr="00E91FB3">
        <w:lastRenderedPageBreak/>
        <w:t>Единственное и множественное число</w:t>
      </w:r>
    </w:p>
    <w:p w14:paraId="1E079942" w14:textId="77777777" w:rsidR="00E91FB3" w:rsidRPr="00E91FB3" w:rsidRDefault="00E91FB3" w:rsidP="00E91FB3">
      <w:pPr>
        <w:numPr>
          <w:ilvl w:val="0"/>
          <w:numId w:val="42"/>
        </w:numPr>
      </w:pPr>
      <w:r w:rsidRPr="00E91FB3">
        <w:t>Именное предложение</w:t>
      </w:r>
    </w:p>
    <w:p w14:paraId="248F32E6" w14:textId="77777777" w:rsidR="00E91FB3" w:rsidRPr="00E91FB3" w:rsidRDefault="00E91FB3" w:rsidP="00E91FB3">
      <w:pPr>
        <w:numPr>
          <w:ilvl w:val="0"/>
          <w:numId w:val="42"/>
        </w:numPr>
      </w:pPr>
      <w:r w:rsidRPr="00E91FB3">
        <w:t>Согласование по роду и числу</w:t>
      </w:r>
    </w:p>
    <w:p w14:paraId="24A064B1" w14:textId="77777777" w:rsidR="00E91FB3" w:rsidRPr="00E91FB3" w:rsidRDefault="00E91FB3" w:rsidP="00E91FB3">
      <w:r w:rsidRPr="00E91FB3">
        <w:rPr>
          <w:rFonts w:ascii="Segoe UI Emoji" w:hAnsi="Segoe UI Emoji" w:cs="Segoe UI Emoji"/>
        </w:rPr>
        <w:t>✅</w:t>
      </w:r>
      <w:r w:rsidRPr="00E91FB3">
        <w:t xml:space="preserve"> </w:t>
      </w:r>
      <w:r w:rsidRPr="00E91FB3">
        <w:rPr>
          <w:b/>
          <w:bCs/>
        </w:rPr>
        <w:t>Словарный запас:</w:t>
      </w:r>
      <w:r w:rsidRPr="00E91FB3">
        <w:t xml:space="preserve"> более 100 слов!</w:t>
      </w:r>
    </w:p>
    <w:p w14:paraId="3843AA8D" w14:textId="77777777" w:rsidR="00E91FB3" w:rsidRPr="00E91FB3" w:rsidRDefault="00E91FB3" w:rsidP="00E91FB3">
      <w:r w:rsidRPr="00E91FB3">
        <w:pict w14:anchorId="038D7D1E">
          <v:rect id="_x0000_i1303" style="width:0;height:1.5pt" o:hralign="center" o:hrstd="t" o:hr="t" fillcolor="#a0a0a0" stroked="f"/>
        </w:pict>
      </w:r>
    </w:p>
    <w:p w14:paraId="16F2AB4E" w14:textId="77777777" w:rsidR="00E91FB3" w:rsidRPr="00E91FB3" w:rsidRDefault="00E91FB3" w:rsidP="00E91FB3">
      <w:pPr>
        <w:rPr>
          <w:b/>
          <w:bCs/>
        </w:rPr>
      </w:pPr>
      <w:r w:rsidRPr="00E91FB3">
        <w:rPr>
          <w:rFonts w:ascii="Segoe UI Emoji" w:hAnsi="Segoe UI Emoji" w:cs="Segoe UI Emoji"/>
          <w:b/>
          <w:bCs/>
        </w:rPr>
        <w:t>📝</w:t>
      </w:r>
      <w:r w:rsidRPr="00E91FB3">
        <w:rPr>
          <w:b/>
          <w:bCs/>
        </w:rPr>
        <w:t xml:space="preserve"> Практическое задание на закрепление:</w:t>
      </w:r>
    </w:p>
    <w:p w14:paraId="76A29F22" w14:textId="77777777" w:rsidR="00E91FB3" w:rsidRPr="00E91FB3" w:rsidRDefault="00E91FB3" w:rsidP="00E91FB3">
      <w:r w:rsidRPr="00E91FB3">
        <w:rPr>
          <w:b/>
          <w:bCs/>
        </w:rPr>
        <w:t>Опишите группу людей письменно:</w:t>
      </w:r>
    </w:p>
    <w:p w14:paraId="57BFC659" w14:textId="77777777" w:rsidR="00E91FB3" w:rsidRPr="00E91FB3" w:rsidRDefault="00E91FB3" w:rsidP="00E91FB3">
      <w:r w:rsidRPr="00E91FB3">
        <w:t>Представьте, что вы и ваши друзья - студенты из разных стран. Напишите 5-7 предложений.</w:t>
      </w:r>
    </w:p>
    <w:p w14:paraId="73292CDB" w14:textId="77777777" w:rsidR="00E91FB3" w:rsidRPr="00E91FB3" w:rsidRDefault="00E91FB3" w:rsidP="00E91FB3">
      <w:r w:rsidRPr="00E91FB3">
        <w:rPr>
          <w:b/>
          <w:bCs/>
        </w:rPr>
        <w:t>Пример:</w:t>
      </w:r>
    </w:p>
    <w:p w14:paraId="0DAAB650" w14:textId="77777777" w:rsidR="00E91FB3" w:rsidRPr="00E91FB3" w:rsidRDefault="00E91FB3" w:rsidP="00E91FB3">
      <w:r w:rsidRPr="00E91FB3">
        <w:rPr>
          <w:rtl/>
        </w:rPr>
        <w:t>نَحْنُ طُلَّابٌ</w:t>
      </w:r>
      <w:r w:rsidRPr="00E91FB3">
        <w:t>.</w:t>
      </w:r>
    </w:p>
    <w:p w14:paraId="6920CC23" w14:textId="77777777" w:rsidR="00E91FB3" w:rsidRPr="00E91FB3" w:rsidRDefault="00E91FB3" w:rsidP="00E91FB3">
      <w:r w:rsidRPr="00E91FB3">
        <w:rPr>
          <w:rtl/>
        </w:rPr>
        <w:t>أَنَا مِصْرِيٌّ</w:t>
      </w:r>
      <w:r w:rsidRPr="00E91FB3">
        <w:t>.</w:t>
      </w:r>
    </w:p>
    <w:p w14:paraId="2A4459F2" w14:textId="77777777" w:rsidR="00E91FB3" w:rsidRPr="00E91FB3" w:rsidRDefault="00E91FB3" w:rsidP="00E91FB3">
      <w:r w:rsidRPr="00E91FB3">
        <w:rPr>
          <w:rtl/>
        </w:rPr>
        <w:t>صَدِيقِي أَحْمَدُ. هُوَ سُعُودِيٌّ</w:t>
      </w:r>
      <w:r w:rsidRPr="00E91FB3">
        <w:t>.</w:t>
      </w:r>
    </w:p>
    <w:p w14:paraId="1B3B5CBA" w14:textId="77777777" w:rsidR="00E91FB3" w:rsidRPr="00E91FB3" w:rsidRDefault="00E91FB3" w:rsidP="00E91FB3">
      <w:r w:rsidRPr="00E91FB3">
        <w:rPr>
          <w:rtl/>
        </w:rPr>
        <w:t>صَدِيقَتِي مَرْيَمُ. هِيَ رُوسِيَّةٌ</w:t>
      </w:r>
      <w:r w:rsidRPr="00E91FB3">
        <w:t>.</w:t>
      </w:r>
    </w:p>
    <w:p w14:paraId="4F610DCE" w14:textId="77777777" w:rsidR="00E91FB3" w:rsidRPr="00E91FB3" w:rsidRDefault="00E91FB3" w:rsidP="00E91FB3">
      <w:r w:rsidRPr="00E91FB3">
        <w:rPr>
          <w:rtl/>
        </w:rPr>
        <w:t>نَحْنُ طُلَّابٌ فِي الجَامِعَةِ</w:t>
      </w:r>
      <w:r w:rsidRPr="00E91FB3">
        <w:t>.</w:t>
      </w:r>
    </w:p>
    <w:p w14:paraId="595B878E" w14:textId="77777777" w:rsidR="00E91FB3" w:rsidRPr="00E91FB3" w:rsidRDefault="00E91FB3" w:rsidP="00E91FB3">
      <w:r w:rsidRPr="00E91FB3">
        <w:rPr>
          <w:i/>
          <w:iCs/>
        </w:rPr>
        <w:t>(</w:t>
      </w:r>
      <w:r w:rsidRPr="00E91FB3">
        <w:rPr>
          <w:i/>
          <w:iCs/>
          <w:rtl/>
        </w:rPr>
        <w:t>صَدِيقِي</w:t>
      </w:r>
      <w:r w:rsidRPr="00E91FB3">
        <w:rPr>
          <w:i/>
          <w:iCs/>
        </w:rPr>
        <w:t xml:space="preserve"> - мой друг, </w:t>
      </w:r>
      <w:r w:rsidRPr="00E91FB3">
        <w:rPr>
          <w:i/>
          <w:iCs/>
          <w:rtl/>
        </w:rPr>
        <w:t>صَدِيقَتِي</w:t>
      </w:r>
      <w:r w:rsidRPr="00E91FB3">
        <w:rPr>
          <w:i/>
          <w:iCs/>
        </w:rPr>
        <w:t xml:space="preserve"> - моя подруга - новые слова для практики)</w:t>
      </w:r>
    </w:p>
    <w:p w14:paraId="276C25C2" w14:textId="77777777" w:rsidR="00E91FB3" w:rsidRPr="00E91FB3" w:rsidRDefault="00E91FB3" w:rsidP="00E91FB3">
      <w:r w:rsidRPr="00E91FB3">
        <w:pict w14:anchorId="6605A916">
          <v:rect id="_x0000_i1304" style="width:0;height:1.5pt" o:hralign="center" o:hrstd="t" o:hr="t" fillcolor="#a0a0a0" stroked="f"/>
        </w:pict>
      </w:r>
    </w:p>
    <w:p w14:paraId="7AF14EC7" w14:textId="77777777" w:rsidR="00E91FB3" w:rsidRPr="00E91FB3" w:rsidRDefault="00E91FB3" w:rsidP="00E91FB3">
      <w:r w:rsidRPr="00E91FB3">
        <w:rPr>
          <w:b/>
          <w:bCs/>
        </w:rPr>
        <w:t>Превосходно! Вы завершили Урок 5!</w:t>
      </w:r>
      <w:r w:rsidRPr="00E91FB3">
        <w:t xml:space="preserve"> </w:t>
      </w:r>
      <w:r w:rsidRPr="00E91FB3">
        <w:rPr>
          <w:rFonts w:ascii="Segoe UI Emoji" w:hAnsi="Segoe UI Emoji" w:cs="Segoe UI Emoji"/>
        </w:rPr>
        <w:t>🎉🌟🎊</w:t>
      </w:r>
    </w:p>
    <w:p w14:paraId="16681731" w14:textId="77777777" w:rsidR="00E91FB3" w:rsidRPr="00E91FB3" w:rsidRDefault="00E91FB3" w:rsidP="00E91FB3">
      <w:r w:rsidRPr="00E91FB3">
        <w:rPr>
          <w:b/>
          <w:bCs/>
        </w:rPr>
        <w:t>В следующем уроке (Урок 6):</w:t>
      </w:r>
      <w:r w:rsidRPr="00E91FB3">
        <w:t xml:space="preserve"> Мы изучим притяжательные местоимения (</w:t>
      </w:r>
      <w:r w:rsidRPr="00E91FB3">
        <w:rPr>
          <w:rtl/>
        </w:rPr>
        <w:t>كِتَابِي</w:t>
      </w:r>
      <w:r w:rsidRPr="00E91FB3">
        <w:t xml:space="preserve"> - моя книга, </w:t>
      </w:r>
      <w:r w:rsidRPr="00E91FB3">
        <w:rPr>
          <w:rtl/>
        </w:rPr>
        <w:t>كِتَابُكَ</w:t>
      </w:r>
      <w:r w:rsidRPr="00E91FB3">
        <w:t xml:space="preserve"> - твоя книга) и научимся говорить о принадлежности вещей!</w:t>
      </w:r>
    </w:p>
    <w:p w14:paraId="324E5FAF" w14:textId="77777777" w:rsidR="00E91FB3" w:rsidRPr="00E91FB3" w:rsidRDefault="00E91FB3" w:rsidP="00E91FB3">
      <w:r w:rsidRPr="00E91FB3">
        <w:rPr>
          <w:rtl/>
        </w:rPr>
        <w:t>جَزَاكُمُ اللهُ خَيْرًا</w:t>
      </w:r>
      <w:r w:rsidRPr="00E91FB3">
        <w:t xml:space="preserve"> (Джазакуму-Ллаху хайран)</w:t>
      </w:r>
      <w:r w:rsidRPr="00E91FB3">
        <w:br/>
        <w:t xml:space="preserve">Да воздаст вам Аллах благом! </w:t>
      </w:r>
      <w:r w:rsidRPr="00E91FB3">
        <w:rPr>
          <w:rFonts w:ascii="Segoe UI Emoji" w:hAnsi="Segoe UI Emoji" w:cs="Segoe UI Emoji"/>
        </w:rPr>
        <w:t>📖✨</w:t>
      </w:r>
    </w:p>
    <w:p w14:paraId="000B23B1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50"/>
    <w:multiLevelType w:val="multilevel"/>
    <w:tmpl w:val="27D4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24B"/>
    <w:multiLevelType w:val="multilevel"/>
    <w:tmpl w:val="B906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C116C"/>
    <w:multiLevelType w:val="multilevel"/>
    <w:tmpl w:val="0C46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59"/>
    <w:multiLevelType w:val="multilevel"/>
    <w:tmpl w:val="FA58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915E1"/>
    <w:multiLevelType w:val="multilevel"/>
    <w:tmpl w:val="08F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A5E21"/>
    <w:multiLevelType w:val="multilevel"/>
    <w:tmpl w:val="DAF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7592A"/>
    <w:multiLevelType w:val="multilevel"/>
    <w:tmpl w:val="EE9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E6C48"/>
    <w:multiLevelType w:val="multilevel"/>
    <w:tmpl w:val="CD7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A5B6D"/>
    <w:multiLevelType w:val="multilevel"/>
    <w:tmpl w:val="549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49E"/>
    <w:multiLevelType w:val="multilevel"/>
    <w:tmpl w:val="C2E0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175FD"/>
    <w:multiLevelType w:val="multilevel"/>
    <w:tmpl w:val="68E6BA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80BA3"/>
    <w:multiLevelType w:val="multilevel"/>
    <w:tmpl w:val="605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E6A74"/>
    <w:multiLevelType w:val="multilevel"/>
    <w:tmpl w:val="555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E3B8C"/>
    <w:multiLevelType w:val="multilevel"/>
    <w:tmpl w:val="5DB2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756CE"/>
    <w:multiLevelType w:val="multilevel"/>
    <w:tmpl w:val="D76C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31567"/>
    <w:multiLevelType w:val="multilevel"/>
    <w:tmpl w:val="8DF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F52CC"/>
    <w:multiLevelType w:val="multilevel"/>
    <w:tmpl w:val="3610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F662D"/>
    <w:multiLevelType w:val="multilevel"/>
    <w:tmpl w:val="580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7150D"/>
    <w:multiLevelType w:val="multilevel"/>
    <w:tmpl w:val="6B5E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41C40"/>
    <w:multiLevelType w:val="multilevel"/>
    <w:tmpl w:val="D0A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C68D0"/>
    <w:multiLevelType w:val="multilevel"/>
    <w:tmpl w:val="7ED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E2349"/>
    <w:multiLevelType w:val="multilevel"/>
    <w:tmpl w:val="E45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A533A"/>
    <w:multiLevelType w:val="multilevel"/>
    <w:tmpl w:val="4F2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903C3"/>
    <w:multiLevelType w:val="multilevel"/>
    <w:tmpl w:val="F7C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66411"/>
    <w:multiLevelType w:val="multilevel"/>
    <w:tmpl w:val="5012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30AF7"/>
    <w:multiLevelType w:val="multilevel"/>
    <w:tmpl w:val="9D26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30149"/>
    <w:multiLevelType w:val="multilevel"/>
    <w:tmpl w:val="F082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549E6"/>
    <w:multiLevelType w:val="multilevel"/>
    <w:tmpl w:val="694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F6646"/>
    <w:multiLevelType w:val="multilevel"/>
    <w:tmpl w:val="A962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DB12BC"/>
    <w:multiLevelType w:val="multilevel"/>
    <w:tmpl w:val="C32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472D0"/>
    <w:multiLevelType w:val="multilevel"/>
    <w:tmpl w:val="F08CB0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F5475C"/>
    <w:multiLevelType w:val="multilevel"/>
    <w:tmpl w:val="AA9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667A6"/>
    <w:multiLevelType w:val="multilevel"/>
    <w:tmpl w:val="23C6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82BEF"/>
    <w:multiLevelType w:val="multilevel"/>
    <w:tmpl w:val="797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92870"/>
    <w:multiLevelType w:val="multilevel"/>
    <w:tmpl w:val="F58CA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8F5A63"/>
    <w:multiLevelType w:val="multilevel"/>
    <w:tmpl w:val="9F64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59331F"/>
    <w:multiLevelType w:val="multilevel"/>
    <w:tmpl w:val="BC7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04693"/>
    <w:multiLevelType w:val="multilevel"/>
    <w:tmpl w:val="5EA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67F9B"/>
    <w:multiLevelType w:val="multilevel"/>
    <w:tmpl w:val="844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962D6"/>
    <w:multiLevelType w:val="multilevel"/>
    <w:tmpl w:val="D2D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E3311"/>
    <w:multiLevelType w:val="multilevel"/>
    <w:tmpl w:val="892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A7D8E"/>
    <w:multiLevelType w:val="multilevel"/>
    <w:tmpl w:val="22F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83706">
    <w:abstractNumId w:val="3"/>
  </w:num>
  <w:num w:numId="2" w16cid:durableId="1676958159">
    <w:abstractNumId w:val="38"/>
  </w:num>
  <w:num w:numId="3" w16cid:durableId="826677370">
    <w:abstractNumId w:val="15"/>
  </w:num>
  <w:num w:numId="4" w16cid:durableId="912011949">
    <w:abstractNumId w:val="11"/>
  </w:num>
  <w:num w:numId="5" w16cid:durableId="2084838960">
    <w:abstractNumId w:val="22"/>
  </w:num>
  <w:num w:numId="6" w16cid:durableId="700520452">
    <w:abstractNumId w:val="19"/>
  </w:num>
  <w:num w:numId="7" w16cid:durableId="427701321">
    <w:abstractNumId w:val="12"/>
  </w:num>
  <w:num w:numId="8" w16cid:durableId="1618486829">
    <w:abstractNumId w:val="8"/>
  </w:num>
  <w:num w:numId="9" w16cid:durableId="1931545298">
    <w:abstractNumId w:val="1"/>
  </w:num>
  <w:num w:numId="10" w16cid:durableId="1842157784">
    <w:abstractNumId w:val="24"/>
  </w:num>
  <w:num w:numId="11" w16cid:durableId="977228444">
    <w:abstractNumId w:val="18"/>
  </w:num>
  <w:num w:numId="12" w16cid:durableId="1413310112">
    <w:abstractNumId w:val="37"/>
  </w:num>
  <w:num w:numId="13" w16cid:durableId="2038116575">
    <w:abstractNumId w:val="23"/>
  </w:num>
  <w:num w:numId="14" w16cid:durableId="1799684106">
    <w:abstractNumId w:val="7"/>
  </w:num>
  <w:num w:numId="15" w16cid:durableId="1405643640">
    <w:abstractNumId w:val="9"/>
  </w:num>
  <w:num w:numId="16" w16cid:durableId="1140223853">
    <w:abstractNumId w:val="16"/>
  </w:num>
  <w:num w:numId="17" w16cid:durableId="203370084">
    <w:abstractNumId w:val="0"/>
  </w:num>
  <w:num w:numId="18" w16cid:durableId="1512601459">
    <w:abstractNumId w:val="32"/>
  </w:num>
  <w:num w:numId="19" w16cid:durableId="627709951">
    <w:abstractNumId w:val="20"/>
  </w:num>
  <w:num w:numId="20" w16cid:durableId="2113698852">
    <w:abstractNumId w:val="28"/>
  </w:num>
  <w:num w:numId="21" w16cid:durableId="580523880">
    <w:abstractNumId w:val="26"/>
  </w:num>
  <w:num w:numId="22" w16cid:durableId="1717731012">
    <w:abstractNumId w:val="13"/>
  </w:num>
  <w:num w:numId="23" w16cid:durableId="1575166445">
    <w:abstractNumId w:val="36"/>
  </w:num>
  <w:num w:numId="24" w16cid:durableId="435910851">
    <w:abstractNumId w:val="25"/>
  </w:num>
  <w:num w:numId="25" w16cid:durableId="409741494">
    <w:abstractNumId w:val="4"/>
  </w:num>
  <w:num w:numId="26" w16cid:durableId="1165165975">
    <w:abstractNumId w:val="40"/>
  </w:num>
  <w:num w:numId="27" w16cid:durableId="1001467562">
    <w:abstractNumId w:val="5"/>
  </w:num>
  <w:num w:numId="28" w16cid:durableId="1935505181">
    <w:abstractNumId w:val="39"/>
  </w:num>
  <w:num w:numId="29" w16cid:durableId="891699387">
    <w:abstractNumId w:val="31"/>
  </w:num>
  <w:num w:numId="30" w16cid:durableId="798569809">
    <w:abstractNumId w:val="41"/>
  </w:num>
  <w:num w:numId="31" w16cid:durableId="450246084">
    <w:abstractNumId w:val="14"/>
  </w:num>
  <w:num w:numId="32" w16cid:durableId="18823102">
    <w:abstractNumId w:val="34"/>
  </w:num>
  <w:num w:numId="33" w16cid:durableId="1947805620">
    <w:abstractNumId w:val="10"/>
  </w:num>
  <w:num w:numId="34" w16cid:durableId="2084638803">
    <w:abstractNumId w:val="30"/>
  </w:num>
  <w:num w:numId="35" w16cid:durableId="159858251">
    <w:abstractNumId w:val="35"/>
  </w:num>
  <w:num w:numId="36" w16cid:durableId="1181817348">
    <w:abstractNumId w:val="2"/>
  </w:num>
  <w:num w:numId="37" w16cid:durableId="652835484">
    <w:abstractNumId w:val="21"/>
  </w:num>
  <w:num w:numId="38" w16cid:durableId="2042853963">
    <w:abstractNumId w:val="6"/>
  </w:num>
  <w:num w:numId="39" w16cid:durableId="1689022309">
    <w:abstractNumId w:val="33"/>
  </w:num>
  <w:num w:numId="40" w16cid:durableId="953636444">
    <w:abstractNumId w:val="17"/>
  </w:num>
  <w:num w:numId="41" w16cid:durableId="302855196">
    <w:abstractNumId w:val="27"/>
  </w:num>
  <w:num w:numId="42" w16cid:durableId="15215789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61"/>
    <w:rsid w:val="00124336"/>
    <w:rsid w:val="0052271D"/>
    <w:rsid w:val="00642861"/>
    <w:rsid w:val="00777EAC"/>
    <w:rsid w:val="0089212E"/>
    <w:rsid w:val="00CA276C"/>
    <w:rsid w:val="00E91FB3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514BC-5BE7-48BD-92DA-23EA4D60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8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8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8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8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2041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2026-02-12T10:04:00Z</dcterms:created>
  <dcterms:modified xsi:type="dcterms:W3CDTF">2026-02-12T10:04:00Z</dcterms:modified>
</cp:coreProperties>
</file>